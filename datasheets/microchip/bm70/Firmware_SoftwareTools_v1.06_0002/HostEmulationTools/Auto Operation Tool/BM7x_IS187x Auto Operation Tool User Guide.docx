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E0E60" w14:textId="5BB4FCE5" w:rsidR="001016C5" w:rsidRPr="00083AE5" w:rsidRDefault="00083AE5" w:rsidP="001016C5">
      <w:pPr>
        <w:pStyle w:val="Title"/>
        <w:wordWrap w:val="0"/>
        <w:spacing w:before="4320"/>
        <w:jc w:val="right"/>
        <w:rPr>
          <w:b/>
          <w:sz w:val="48"/>
          <w:szCs w:val="48"/>
        </w:rPr>
      </w:pPr>
      <w:r w:rsidRPr="00083AE5">
        <w:rPr>
          <w:noProof/>
          <w:sz w:val="48"/>
          <w:szCs w:val="48"/>
          <w:lang w:eastAsia="en-US"/>
        </w:rPr>
        <w:drawing>
          <wp:anchor distT="0" distB="0" distL="114300" distR="114300" simplePos="0" relativeHeight="251641344" behindDoc="0" locked="0" layoutInCell="1" allowOverlap="1" wp14:anchorId="341A781D" wp14:editId="7926859C">
            <wp:simplePos x="0" y="0"/>
            <wp:positionH relativeFrom="column">
              <wp:posOffset>4000500</wp:posOffset>
            </wp:positionH>
            <wp:positionV relativeFrom="page">
              <wp:posOffset>2133600</wp:posOffset>
            </wp:positionV>
            <wp:extent cx="1895475" cy="962025"/>
            <wp:effectExtent l="0" t="0" r="9525" b="9525"/>
            <wp:wrapNone/>
            <wp:docPr id="7" name="Picture 7"/>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962025"/>
                    </a:xfrm>
                    <a:prstGeom prst="rect">
                      <a:avLst/>
                    </a:prstGeom>
                    <a:noFill/>
                    <a:ln>
                      <a:noFill/>
                    </a:ln>
                  </pic:spPr>
                </pic:pic>
              </a:graphicData>
            </a:graphic>
          </wp:anchor>
        </w:drawing>
      </w:r>
      <w:r w:rsidR="001016C5" w:rsidRPr="00083AE5">
        <w:rPr>
          <w:b/>
          <w:noProof/>
          <w:sz w:val="48"/>
          <w:szCs w:val="48"/>
          <w:lang w:eastAsia="en-US"/>
        </w:rPr>
        <mc:AlternateContent>
          <mc:Choice Requires="wps">
            <w:drawing>
              <wp:anchor distT="0" distB="0" distL="114300" distR="114300" simplePos="0" relativeHeight="251636224" behindDoc="0" locked="0" layoutInCell="1" allowOverlap="1" wp14:anchorId="3E3E0F0C" wp14:editId="3E3E0F0D">
                <wp:simplePos x="0" y="0"/>
                <wp:positionH relativeFrom="column">
                  <wp:posOffset>-168275</wp:posOffset>
                </wp:positionH>
                <wp:positionV relativeFrom="paragraph">
                  <wp:posOffset>-367607</wp:posOffset>
                </wp:positionV>
                <wp:extent cx="6290945" cy="431803"/>
                <wp:effectExtent l="0" t="0" r="0" b="635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0945" cy="431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4ED21" id="矩形 17" o:spid="_x0000_s1026" style="position:absolute;margin-left:-13.25pt;margin-top:-28.95pt;width:495.35pt;height:3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" stroked="f"/>
            </w:pict>
          </mc:Fallback>
        </mc:AlternateContent>
      </w:r>
      <w:r w:rsidR="001016C5" w:rsidRPr="00083AE5">
        <w:rPr>
          <w:b/>
          <w:noProof/>
          <w:sz w:val="48"/>
          <w:szCs w:val="48"/>
          <w:lang w:eastAsia="en-US"/>
        </w:rPr>
        <mc:AlternateContent>
          <mc:Choice Requires="wps">
            <w:drawing>
              <wp:anchor distT="0" distB="0" distL="114300" distR="114300" simplePos="0" relativeHeight="251638272" behindDoc="0" locked="0" layoutInCell="1" allowOverlap="1" wp14:anchorId="3E3E0F0E" wp14:editId="3E3E0F0F">
                <wp:simplePos x="0" y="0"/>
                <wp:positionH relativeFrom="column">
                  <wp:posOffset>-9525</wp:posOffset>
                </wp:positionH>
                <wp:positionV relativeFrom="paragraph">
                  <wp:posOffset>2486025</wp:posOffset>
                </wp:positionV>
                <wp:extent cx="5972175" cy="635"/>
                <wp:effectExtent l="19050" t="19050" r="19050" b="18415"/>
                <wp:wrapNone/>
                <wp:docPr id="16" name="直線單箭頭接點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9E0849" id="_x0000_t32" coordsize="21600,21600" o:spt="32" o:oned="t" path="m,l21600,21600e" filled="f">
                <v:path arrowok="t" fillok="f" o:connecttype="none"/>
                <o:lock v:ext="edit" shapetype="t"/>
              </v:shapetype>
              <v:shape id="直線單箭頭接點 16" o:spid="_x0000_s1026" type="#_x0000_t32" style="position:absolute;margin-left:-.75pt;margin-top:195.75pt;width:470.25pt;height:.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" strokeweight="2.25pt"/>
            </w:pict>
          </mc:Fallback>
        </mc:AlternateContent>
      </w:r>
      <w:r w:rsidRPr="00083AE5">
        <w:rPr>
          <w:b/>
          <w:sz w:val="48"/>
          <w:szCs w:val="48"/>
        </w:rPr>
        <w:t xml:space="preserve">IS187x - </w:t>
      </w:r>
      <w:r w:rsidR="001016C5" w:rsidRPr="00083AE5">
        <w:rPr>
          <w:b/>
          <w:sz w:val="48"/>
          <w:szCs w:val="48"/>
        </w:rPr>
        <w:t>BLEDK3 v1.0</w:t>
      </w:r>
      <w:r w:rsidR="001016C5" w:rsidRPr="00083AE5">
        <w:rPr>
          <w:rFonts w:hint="eastAsia"/>
          <w:b/>
          <w:sz w:val="48"/>
          <w:szCs w:val="48"/>
        </w:rPr>
        <w:t>0 Auto</w:t>
      </w:r>
      <w:r w:rsidR="001016C5" w:rsidRPr="00083AE5">
        <w:rPr>
          <w:b/>
          <w:sz w:val="48"/>
          <w:szCs w:val="48"/>
        </w:rPr>
        <w:t xml:space="preserve"> P</w:t>
      </w:r>
      <w:r w:rsidRPr="00083AE5">
        <w:rPr>
          <w:b/>
          <w:sz w:val="48"/>
          <w:szCs w:val="48"/>
        </w:rPr>
        <w:t>attern Tool</w:t>
      </w:r>
    </w:p>
    <w:p w14:paraId="3E3E0E63" w14:textId="0AFD707C" w:rsidR="00483C9E" w:rsidRPr="00083AE5" w:rsidRDefault="001016C5" w:rsidP="00083AE5">
      <w:pPr>
        <w:pStyle w:val="Title"/>
        <w:wordWrap w:val="0"/>
        <w:spacing w:before="4320"/>
        <w:jc w:val="right"/>
        <w:rPr>
          <w:b/>
          <w:sz w:val="48"/>
          <w:szCs w:val="48"/>
        </w:rPr>
      </w:pPr>
      <w:r w:rsidRPr="00083AE5">
        <w:rPr>
          <w:rFonts w:hint="eastAsia"/>
          <w:b/>
          <w:sz w:val="48"/>
          <w:szCs w:val="48"/>
        </w:rPr>
        <w:t>User Guide</w:t>
      </w:r>
    </w:p>
    <w:p w14:paraId="3E3E0E64" w14:textId="77777777" w:rsidR="00326FD0" w:rsidRPr="0050705D" w:rsidRDefault="00326FD0" w:rsidP="00E46502"/>
    <w:p w14:paraId="3E3E0E65" w14:textId="77777777" w:rsidR="00967652" w:rsidRPr="0050705D" w:rsidRDefault="00967652" w:rsidP="00E46502">
      <w:r w:rsidRPr="0050705D">
        <w:br w:type="page"/>
      </w:r>
      <w:bookmarkStart w:id="0" w:name="_GoBack"/>
      <w:bookmarkEnd w:id="0"/>
    </w:p>
    <w:sdt>
      <w:sdtPr>
        <w:rPr>
          <w:b/>
          <w:bCs/>
        </w:rPr>
        <w:id w:val="17270294"/>
        <w:docPartObj>
          <w:docPartGallery w:val="Table of Contents"/>
          <w:docPartUnique/>
        </w:docPartObj>
      </w:sdtPr>
      <w:sdtEndPr>
        <w:rPr>
          <w:b w:val="0"/>
          <w:bCs w:val="0"/>
        </w:rPr>
      </w:sdtEndPr>
      <w:sdtContent>
        <w:p w14:paraId="3E3E0E66" w14:textId="77777777" w:rsidR="003C59EB" w:rsidRPr="0050705D" w:rsidRDefault="003C59EB" w:rsidP="00E46502">
          <w:r w:rsidRPr="0050705D">
            <w:t>Table of Contents</w:t>
          </w:r>
        </w:p>
        <w:p w14:paraId="3E3E0E67" w14:textId="77777777" w:rsidR="00603F08" w:rsidRDefault="003C59EB">
          <w:pPr>
            <w:pStyle w:val="TOC1"/>
            <w:tabs>
              <w:tab w:val="left" w:pos="960"/>
              <w:tab w:val="right" w:leader="dot" w:pos="9350"/>
            </w:tabs>
            <w:rPr>
              <w:rFonts w:asciiTheme="minorHAnsi" w:eastAsiaTheme="minorEastAsia" w:hAnsiTheme="minorHAnsi" w:cstheme="minorBidi"/>
              <w:noProof/>
              <w:kern w:val="2"/>
              <w:sz w:val="24"/>
              <w:szCs w:val="28"/>
              <w:lang w:bidi="th-TH"/>
            </w:rPr>
          </w:pPr>
          <w:r w:rsidRPr="0050705D">
            <w:fldChar w:fldCharType="begin"/>
          </w:r>
          <w:r w:rsidRPr="0050705D">
            <w:instrText xml:space="preserve"> TOC \o "1-3" \h \z \u </w:instrText>
          </w:r>
          <w:r w:rsidRPr="0050705D">
            <w:fldChar w:fldCharType="separate"/>
          </w:r>
          <w:hyperlink w:anchor="_Toc415594521" w:history="1">
            <w:r w:rsidR="00603F08" w:rsidRPr="00AD469E">
              <w:rPr>
                <w:rStyle w:val="Hyperlink"/>
                <w:noProof/>
              </w:rPr>
              <w:t>1</w:t>
            </w:r>
            <w:r w:rsidR="00603F08">
              <w:rPr>
                <w:rFonts w:asciiTheme="minorHAnsi" w:eastAsiaTheme="minorEastAsia" w:hAnsiTheme="minorHAnsi" w:cstheme="minorBidi"/>
                <w:noProof/>
                <w:kern w:val="2"/>
                <w:sz w:val="24"/>
                <w:szCs w:val="28"/>
                <w:lang w:bidi="th-TH"/>
              </w:rPr>
              <w:tab/>
            </w:r>
            <w:r w:rsidR="00603F08" w:rsidRPr="00AD469E">
              <w:rPr>
                <w:rStyle w:val="Hyperlink"/>
                <w:noProof/>
              </w:rPr>
              <w:t>Overview</w:t>
            </w:r>
            <w:r w:rsidR="00603F08">
              <w:rPr>
                <w:noProof/>
                <w:webHidden/>
              </w:rPr>
              <w:tab/>
            </w:r>
            <w:r w:rsidR="00603F08">
              <w:rPr>
                <w:noProof/>
                <w:webHidden/>
              </w:rPr>
              <w:fldChar w:fldCharType="begin"/>
            </w:r>
            <w:r w:rsidR="00603F08">
              <w:rPr>
                <w:noProof/>
                <w:webHidden/>
              </w:rPr>
              <w:instrText xml:space="preserve"> PAGEREF _Toc415594521 \h </w:instrText>
            </w:r>
            <w:r w:rsidR="00603F08">
              <w:rPr>
                <w:noProof/>
                <w:webHidden/>
              </w:rPr>
            </w:r>
            <w:r w:rsidR="00603F08">
              <w:rPr>
                <w:noProof/>
                <w:webHidden/>
              </w:rPr>
              <w:fldChar w:fldCharType="separate"/>
            </w:r>
            <w:r w:rsidR="00603F08">
              <w:rPr>
                <w:noProof/>
                <w:webHidden/>
              </w:rPr>
              <w:t>3</w:t>
            </w:r>
            <w:r w:rsidR="00603F08">
              <w:rPr>
                <w:noProof/>
                <w:webHidden/>
              </w:rPr>
              <w:fldChar w:fldCharType="end"/>
            </w:r>
          </w:hyperlink>
        </w:p>
        <w:p w14:paraId="3E3E0E68" w14:textId="77777777" w:rsidR="00603F08" w:rsidRDefault="00083AE5">
          <w:pPr>
            <w:pStyle w:val="TOC1"/>
            <w:tabs>
              <w:tab w:val="left" w:pos="960"/>
              <w:tab w:val="right" w:leader="dot" w:pos="9350"/>
            </w:tabs>
            <w:rPr>
              <w:rFonts w:asciiTheme="minorHAnsi" w:eastAsiaTheme="minorEastAsia" w:hAnsiTheme="minorHAnsi" w:cstheme="minorBidi"/>
              <w:noProof/>
              <w:kern w:val="2"/>
              <w:sz w:val="24"/>
              <w:szCs w:val="28"/>
              <w:lang w:bidi="th-TH"/>
            </w:rPr>
          </w:pPr>
          <w:hyperlink w:anchor="_Toc415594522" w:history="1">
            <w:r w:rsidR="00603F08" w:rsidRPr="00AD469E">
              <w:rPr>
                <w:rStyle w:val="Hyperlink"/>
                <w:noProof/>
              </w:rPr>
              <w:t>2</w:t>
            </w:r>
            <w:r w:rsidR="00603F08">
              <w:rPr>
                <w:rFonts w:asciiTheme="minorHAnsi" w:eastAsiaTheme="minorEastAsia" w:hAnsiTheme="minorHAnsi" w:cstheme="minorBidi"/>
                <w:noProof/>
                <w:kern w:val="2"/>
                <w:sz w:val="24"/>
                <w:szCs w:val="28"/>
                <w:lang w:bidi="th-TH"/>
              </w:rPr>
              <w:tab/>
            </w:r>
            <w:r w:rsidR="00603F08" w:rsidRPr="00AD469E">
              <w:rPr>
                <w:rStyle w:val="Hyperlink"/>
                <w:noProof/>
              </w:rPr>
              <w:t>Hardware Environment</w:t>
            </w:r>
            <w:r w:rsidR="00603F08">
              <w:rPr>
                <w:noProof/>
                <w:webHidden/>
              </w:rPr>
              <w:tab/>
            </w:r>
            <w:r w:rsidR="00603F08">
              <w:rPr>
                <w:noProof/>
                <w:webHidden/>
              </w:rPr>
              <w:fldChar w:fldCharType="begin"/>
            </w:r>
            <w:r w:rsidR="00603F08">
              <w:rPr>
                <w:noProof/>
                <w:webHidden/>
              </w:rPr>
              <w:instrText xml:space="preserve"> PAGEREF _Toc415594522 \h </w:instrText>
            </w:r>
            <w:r w:rsidR="00603F08">
              <w:rPr>
                <w:noProof/>
                <w:webHidden/>
              </w:rPr>
            </w:r>
            <w:r w:rsidR="00603F08">
              <w:rPr>
                <w:noProof/>
                <w:webHidden/>
              </w:rPr>
              <w:fldChar w:fldCharType="separate"/>
            </w:r>
            <w:r w:rsidR="00603F08">
              <w:rPr>
                <w:noProof/>
                <w:webHidden/>
              </w:rPr>
              <w:t>4</w:t>
            </w:r>
            <w:r w:rsidR="00603F08">
              <w:rPr>
                <w:noProof/>
                <w:webHidden/>
              </w:rPr>
              <w:fldChar w:fldCharType="end"/>
            </w:r>
          </w:hyperlink>
        </w:p>
        <w:p w14:paraId="3E3E0E69"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3" w:history="1">
            <w:r w:rsidR="00603F08" w:rsidRPr="00AD469E">
              <w:rPr>
                <w:rStyle w:val="Hyperlink"/>
                <w:noProof/>
              </w:rPr>
              <w:t>2.1</w:t>
            </w:r>
            <w:r w:rsidR="00603F08">
              <w:rPr>
                <w:rFonts w:asciiTheme="minorHAnsi" w:eastAsiaTheme="minorEastAsia" w:hAnsiTheme="minorHAnsi" w:cstheme="minorBidi"/>
                <w:noProof/>
                <w:kern w:val="2"/>
                <w:sz w:val="24"/>
                <w:szCs w:val="28"/>
                <w:lang w:bidi="th-TH"/>
              </w:rPr>
              <w:tab/>
            </w:r>
            <w:r w:rsidR="00603F08" w:rsidRPr="00AD469E">
              <w:rPr>
                <w:rStyle w:val="Hyperlink"/>
                <w:noProof/>
              </w:rPr>
              <w:t>Environment Setup</w:t>
            </w:r>
            <w:r w:rsidR="00603F08">
              <w:rPr>
                <w:noProof/>
                <w:webHidden/>
              </w:rPr>
              <w:tab/>
            </w:r>
            <w:r w:rsidR="00603F08">
              <w:rPr>
                <w:noProof/>
                <w:webHidden/>
              </w:rPr>
              <w:fldChar w:fldCharType="begin"/>
            </w:r>
            <w:r w:rsidR="00603F08">
              <w:rPr>
                <w:noProof/>
                <w:webHidden/>
              </w:rPr>
              <w:instrText xml:space="preserve"> PAGEREF _Toc415594523 \h </w:instrText>
            </w:r>
            <w:r w:rsidR="00603F08">
              <w:rPr>
                <w:noProof/>
                <w:webHidden/>
              </w:rPr>
            </w:r>
            <w:r w:rsidR="00603F08">
              <w:rPr>
                <w:noProof/>
                <w:webHidden/>
              </w:rPr>
              <w:fldChar w:fldCharType="separate"/>
            </w:r>
            <w:r w:rsidR="00603F08">
              <w:rPr>
                <w:noProof/>
                <w:webHidden/>
              </w:rPr>
              <w:t>4</w:t>
            </w:r>
            <w:r w:rsidR="00603F08">
              <w:rPr>
                <w:noProof/>
                <w:webHidden/>
              </w:rPr>
              <w:fldChar w:fldCharType="end"/>
            </w:r>
          </w:hyperlink>
        </w:p>
        <w:p w14:paraId="3E3E0E6A"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4" w:history="1">
            <w:r w:rsidR="00603F08" w:rsidRPr="00AD469E">
              <w:rPr>
                <w:rStyle w:val="Hyperlink"/>
                <w:noProof/>
              </w:rPr>
              <w:t>2.2</w:t>
            </w:r>
            <w:r w:rsidR="00603F08">
              <w:rPr>
                <w:rFonts w:asciiTheme="minorHAnsi" w:eastAsiaTheme="minorEastAsia" w:hAnsiTheme="minorHAnsi" w:cstheme="minorBidi"/>
                <w:noProof/>
                <w:kern w:val="2"/>
                <w:sz w:val="24"/>
                <w:szCs w:val="28"/>
                <w:lang w:bidi="th-TH"/>
              </w:rPr>
              <w:tab/>
            </w:r>
            <w:r w:rsidR="00603F08" w:rsidRPr="00AD469E">
              <w:rPr>
                <w:rStyle w:val="Hyperlink"/>
                <w:noProof/>
              </w:rPr>
              <w:t>BLEDK3 EVB Outlook</w:t>
            </w:r>
            <w:r w:rsidR="00603F08">
              <w:rPr>
                <w:noProof/>
                <w:webHidden/>
              </w:rPr>
              <w:tab/>
            </w:r>
            <w:r w:rsidR="00603F08">
              <w:rPr>
                <w:noProof/>
                <w:webHidden/>
              </w:rPr>
              <w:fldChar w:fldCharType="begin"/>
            </w:r>
            <w:r w:rsidR="00603F08">
              <w:rPr>
                <w:noProof/>
                <w:webHidden/>
              </w:rPr>
              <w:instrText xml:space="preserve"> PAGEREF _Toc415594524 \h </w:instrText>
            </w:r>
            <w:r w:rsidR="00603F08">
              <w:rPr>
                <w:noProof/>
                <w:webHidden/>
              </w:rPr>
            </w:r>
            <w:r w:rsidR="00603F08">
              <w:rPr>
                <w:noProof/>
                <w:webHidden/>
              </w:rPr>
              <w:fldChar w:fldCharType="separate"/>
            </w:r>
            <w:r w:rsidR="00603F08">
              <w:rPr>
                <w:noProof/>
                <w:webHidden/>
              </w:rPr>
              <w:t>4</w:t>
            </w:r>
            <w:r w:rsidR="00603F08">
              <w:rPr>
                <w:noProof/>
                <w:webHidden/>
              </w:rPr>
              <w:fldChar w:fldCharType="end"/>
            </w:r>
          </w:hyperlink>
        </w:p>
        <w:p w14:paraId="3E3E0E6B"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5" w:history="1">
            <w:r w:rsidR="00603F08" w:rsidRPr="00AD469E">
              <w:rPr>
                <w:rStyle w:val="Hyperlink"/>
                <w:noProof/>
              </w:rPr>
              <w:t>2.3</w:t>
            </w:r>
            <w:r w:rsidR="00603F08">
              <w:rPr>
                <w:rFonts w:asciiTheme="minorHAnsi" w:eastAsiaTheme="minorEastAsia" w:hAnsiTheme="minorHAnsi" w:cstheme="minorBidi"/>
                <w:noProof/>
                <w:kern w:val="2"/>
                <w:sz w:val="24"/>
                <w:szCs w:val="28"/>
                <w:lang w:bidi="th-TH"/>
              </w:rPr>
              <w:tab/>
            </w:r>
            <w:r w:rsidR="00603F08" w:rsidRPr="00AD469E">
              <w:rPr>
                <w:rStyle w:val="Hyperlink"/>
                <w:noProof/>
              </w:rPr>
              <w:t>GPIO Configuration</w:t>
            </w:r>
            <w:r w:rsidR="00603F08">
              <w:rPr>
                <w:noProof/>
                <w:webHidden/>
              </w:rPr>
              <w:tab/>
            </w:r>
            <w:r w:rsidR="00603F08">
              <w:rPr>
                <w:noProof/>
                <w:webHidden/>
              </w:rPr>
              <w:fldChar w:fldCharType="begin"/>
            </w:r>
            <w:r w:rsidR="00603F08">
              <w:rPr>
                <w:noProof/>
                <w:webHidden/>
              </w:rPr>
              <w:instrText xml:space="preserve"> PAGEREF _Toc415594525 \h </w:instrText>
            </w:r>
            <w:r w:rsidR="00603F08">
              <w:rPr>
                <w:noProof/>
                <w:webHidden/>
              </w:rPr>
            </w:r>
            <w:r w:rsidR="00603F08">
              <w:rPr>
                <w:noProof/>
                <w:webHidden/>
              </w:rPr>
              <w:fldChar w:fldCharType="separate"/>
            </w:r>
            <w:r w:rsidR="00603F08">
              <w:rPr>
                <w:noProof/>
                <w:webHidden/>
              </w:rPr>
              <w:t>5</w:t>
            </w:r>
            <w:r w:rsidR="00603F08">
              <w:rPr>
                <w:noProof/>
                <w:webHidden/>
              </w:rPr>
              <w:fldChar w:fldCharType="end"/>
            </w:r>
          </w:hyperlink>
        </w:p>
        <w:p w14:paraId="3E3E0E6C" w14:textId="77777777" w:rsidR="00603F08" w:rsidRDefault="00083AE5">
          <w:pPr>
            <w:pStyle w:val="TOC1"/>
            <w:tabs>
              <w:tab w:val="left" w:pos="960"/>
              <w:tab w:val="right" w:leader="dot" w:pos="9350"/>
            </w:tabs>
            <w:rPr>
              <w:rFonts w:asciiTheme="minorHAnsi" w:eastAsiaTheme="minorEastAsia" w:hAnsiTheme="minorHAnsi" w:cstheme="minorBidi"/>
              <w:noProof/>
              <w:kern w:val="2"/>
              <w:sz w:val="24"/>
              <w:szCs w:val="28"/>
              <w:lang w:bidi="th-TH"/>
            </w:rPr>
          </w:pPr>
          <w:hyperlink w:anchor="_Toc415594526" w:history="1">
            <w:r w:rsidR="00603F08" w:rsidRPr="00AD469E">
              <w:rPr>
                <w:rStyle w:val="Hyperlink"/>
                <w:noProof/>
              </w:rPr>
              <w:t>3</w:t>
            </w:r>
            <w:r w:rsidR="00603F08">
              <w:rPr>
                <w:rFonts w:asciiTheme="minorHAnsi" w:eastAsiaTheme="minorEastAsia" w:hAnsiTheme="minorHAnsi" w:cstheme="minorBidi"/>
                <w:noProof/>
                <w:kern w:val="2"/>
                <w:sz w:val="24"/>
                <w:szCs w:val="28"/>
                <w:lang w:bidi="th-TH"/>
              </w:rPr>
              <w:tab/>
            </w:r>
            <w:r w:rsidR="00603F08" w:rsidRPr="00AD469E">
              <w:rPr>
                <w:rStyle w:val="Hyperlink"/>
                <w:noProof/>
              </w:rPr>
              <w:t>Software Outlook</w:t>
            </w:r>
            <w:r w:rsidR="00603F08">
              <w:rPr>
                <w:noProof/>
                <w:webHidden/>
              </w:rPr>
              <w:tab/>
            </w:r>
            <w:r w:rsidR="00603F08">
              <w:rPr>
                <w:noProof/>
                <w:webHidden/>
              </w:rPr>
              <w:fldChar w:fldCharType="begin"/>
            </w:r>
            <w:r w:rsidR="00603F08">
              <w:rPr>
                <w:noProof/>
                <w:webHidden/>
              </w:rPr>
              <w:instrText xml:space="preserve"> PAGEREF _Toc415594526 \h </w:instrText>
            </w:r>
            <w:r w:rsidR="00603F08">
              <w:rPr>
                <w:noProof/>
                <w:webHidden/>
              </w:rPr>
            </w:r>
            <w:r w:rsidR="00603F08">
              <w:rPr>
                <w:noProof/>
                <w:webHidden/>
              </w:rPr>
              <w:fldChar w:fldCharType="separate"/>
            </w:r>
            <w:r w:rsidR="00603F08">
              <w:rPr>
                <w:noProof/>
                <w:webHidden/>
              </w:rPr>
              <w:t>5</w:t>
            </w:r>
            <w:r w:rsidR="00603F08">
              <w:rPr>
                <w:noProof/>
                <w:webHidden/>
              </w:rPr>
              <w:fldChar w:fldCharType="end"/>
            </w:r>
          </w:hyperlink>
        </w:p>
        <w:p w14:paraId="3E3E0E6D"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7" w:history="1">
            <w:r w:rsidR="00603F08" w:rsidRPr="00AD469E">
              <w:rPr>
                <w:rStyle w:val="Hyperlink"/>
                <w:noProof/>
              </w:rPr>
              <w:t>3.1</w:t>
            </w:r>
            <w:r w:rsidR="00603F08">
              <w:rPr>
                <w:rFonts w:asciiTheme="minorHAnsi" w:eastAsiaTheme="minorEastAsia" w:hAnsiTheme="minorHAnsi" w:cstheme="minorBidi"/>
                <w:noProof/>
                <w:kern w:val="2"/>
                <w:sz w:val="24"/>
                <w:szCs w:val="28"/>
                <w:lang w:bidi="th-TH"/>
              </w:rPr>
              <w:tab/>
            </w:r>
            <w:r w:rsidR="00603F08" w:rsidRPr="00AD469E">
              <w:rPr>
                <w:rStyle w:val="Hyperlink"/>
                <w:noProof/>
              </w:rPr>
              <w:t>Settings</w:t>
            </w:r>
            <w:r w:rsidR="00603F08">
              <w:rPr>
                <w:noProof/>
                <w:webHidden/>
              </w:rPr>
              <w:tab/>
            </w:r>
            <w:r w:rsidR="00603F08">
              <w:rPr>
                <w:noProof/>
                <w:webHidden/>
              </w:rPr>
              <w:fldChar w:fldCharType="begin"/>
            </w:r>
            <w:r w:rsidR="00603F08">
              <w:rPr>
                <w:noProof/>
                <w:webHidden/>
              </w:rPr>
              <w:instrText xml:space="preserve"> PAGEREF _Toc415594527 \h </w:instrText>
            </w:r>
            <w:r w:rsidR="00603F08">
              <w:rPr>
                <w:noProof/>
                <w:webHidden/>
              </w:rPr>
            </w:r>
            <w:r w:rsidR="00603F08">
              <w:rPr>
                <w:noProof/>
                <w:webHidden/>
              </w:rPr>
              <w:fldChar w:fldCharType="separate"/>
            </w:r>
            <w:r w:rsidR="00603F08">
              <w:rPr>
                <w:noProof/>
                <w:webHidden/>
              </w:rPr>
              <w:t>5</w:t>
            </w:r>
            <w:r w:rsidR="00603F08">
              <w:rPr>
                <w:noProof/>
                <w:webHidden/>
              </w:rPr>
              <w:fldChar w:fldCharType="end"/>
            </w:r>
          </w:hyperlink>
        </w:p>
        <w:p w14:paraId="3E3E0E6E"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8" w:history="1">
            <w:r w:rsidR="00603F08" w:rsidRPr="00AD469E">
              <w:rPr>
                <w:rStyle w:val="Hyperlink"/>
                <w:noProof/>
              </w:rPr>
              <w:t>3.2</w:t>
            </w:r>
            <w:r w:rsidR="00603F08">
              <w:rPr>
                <w:rFonts w:asciiTheme="minorHAnsi" w:eastAsiaTheme="minorEastAsia" w:hAnsiTheme="minorHAnsi" w:cstheme="minorBidi"/>
                <w:noProof/>
                <w:kern w:val="2"/>
                <w:sz w:val="24"/>
                <w:szCs w:val="28"/>
                <w:lang w:bidi="th-TH"/>
              </w:rPr>
              <w:tab/>
            </w:r>
            <w:r w:rsidR="00603F08" w:rsidRPr="00AD469E">
              <w:rPr>
                <w:rStyle w:val="Hyperlink"/>
                <w:noProof/>
              </w:rPr>
              <w:t>Raw Data Page</w:t>
            </w:r>
            <w:r w:rsidR="00603F08">
              <w:rPr>
                <w:noProof/>
                <w:webHidden/>
              </w:rPr>
              <w:tab/>
            </w:r>
            <w:r w:rsidR="00603F08">
              <w:rPr>
                <w:noProof/>
                <w:webHidden/>
              </w:rPr>
              <w:fldChar w:fldCharType="begin"/>
            </w:r>
            <w:r w:rsidR="00603F08">
              <w:rPr>
                <w:noProof/>
                <w:webHidden/>
              </w:rPr>
              <w:instrText xml:space="preserve"> PAGEREF _Toc415594528 \h </w:instrText>
            </w:r>
            <w:r w:rsidR="00603F08">
              <w:rPr>
                <w:noProof/>
                <w:webHidden/>
              </w:rPr>
            </w:r>
            <w:r w:rsidR="00603F08">
              <w:rPr>
                <w:noProof/>
                <w:webHidden/>
              </w:rPr>
              <w:fldChar w:fldCharType="separate"/>
            </w:r>
            <w:r w:rsidR="00603F08">
              <w:rPr>
                <w:noProof/>
                <w:webHidden/>
              </w:rPr>
              <w:t>7</w:t>
            </w:r>
            <w:r w:rsidR="00603F08">
              <w:rPr>
                <w:noProof/>
                <w:webHidden/>
              </w:rPr>
              <w:fldChar w:fldCharType="end"/>
            </w:r>
          </w:hyperlink>
        </w:p>
        <w:p w14:paraId="3E3E0E6F"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29" w:history="1">
            <w:r w:rsidR="00603F08" w:rsidRPr="00AD469E">
              <w:rPr>
                <w:rStyle w:val="Hyperlink"/>
                <w:noProof/>
              </w:rPr>
              <w:t>3.3</w:t>
            </w:r>
            <w:r w:rsidR="00603F08">
              <w:rPr>
                <w:rFonts w:asciiTheme="minorHAnsi" w:eastAsiaTheme="minorEastAsia" w:hAnsiTheme="minorHAnsi" w:cstheme="minorBidi"/>
                <w:noProof/>
                <w:kern w:val="2"/>
                <w:sz w:val="24"/>
                <w:szCs w:val="28"/>
                <w:lang w:bidi="th-TH"/>
              </w:rPr>
              <w:tab/>
            </w:r>
            <w:r w:rsidR="00603F08" w:rsidRPr="00AD469E">
              <w:rPr>
                <w:rStyle w:val="Hyperlink"/>
                <w:noProof/>
              </w:rPr>
              <w:t>Pass Key Page</w:t>
            </w:r>
            <w:r w:rsidR="00603F08">
              <w:rPr>
                <w:noProof/>
                <w:webHidden/>
              </w:rPr>
              <w:tab/>
            </w:r>
            <w:r w:rsidR="00603F08">
              <w:rPr>
                <w:noProof/>
                <w:webHidden/>
              </w:rPr>
              <w:fldChar w:fldCharType="begin"/>
            </w:r>
            <w:r w:rsidR="00603F08">
              <w:rPr>
                <w:noProof/>
                <w:webHidden/>
              </w:rPr>
              <w:instrText xml:space="preserve"> PAGEREF _Toc415594529 \h </w:instrText>
            </w:r>
            <w:r w:rsidR="00603F08">
              <w:rPr>
                <w:noProof/>
                <w:webHidden/>
              </w:rPr>
            </w:r>
            <w:r w:rsidR="00603F08">
              <w:rPr>
                <w:noProof/>
                <w:webHidden/>
              </w:rPr>
              <w:fldChar w:fldCharType="separate"/>
            </w:r>
            <w:r w:rsidR="00603F08">
              <w:rPr>
                <w:noProof/>
                <w:webHidden/>
              </w:rPr>
              <w:t>9</w:t>
            </w:r>
            <w:r w:rsidR="00603F08">
              <w:rPr>
                <w:noProof/>
                <w:webHidden/>
              </w:rPr>
              <w:fldChar w:fldCharType="end"/>
            </w:r>
          </w:hyperlink>
        </w:p>
        <w:p w14:paraId="3E3E0E70" w14:textId="77777777" w:rsidR="00603F08" w:rsidRDefault="00083AE5" w:rsidP="00603F08">
          <w:pPr>
            <w:pStyle w:val="TOC3"/>
            <w:tabs>
              <w:tab w:val="left" w:pos="1680"/>
              <w:tab w:val="right" w:leader="dot" w:pos="9350"/>
            </w:tabs>
            <w:ind w:left="720"/>
            <w:rPr>
              <w:rFonts w:asciiTheme="minorHAnsi" w:eastAsiaTheme="minorEastAsia" w:hAnsiTheme="minorHAnsi" w:cstheme="minorBidi"/>
              <w:noProof/>
              <w:kern w:val="2"/>
              <w:sz w:val="24"/>
              <w:szCs w:val="28"/>
              <w:lang w:bidi="th-TH"/>
            </w:rPr>
          </w:pPr>
          <w:hyperlink w:anchor="_Toc415594530" w:history="1">
            <w:r w:rsidR="00603F08" w:rsidRPr="00AD469E">
              <w:rPr>
                <w:rStyle w:val="Hyperlink"/>
                <w:noProof/>
              </w:rPr>
              <w:t>3.3.1</w:t>
            </w:r>
            <w:r w:rsidR="00603F08">
              <w:rPr>
                <w:rFonts w:asciiTheme="minorHAnsi" w:eastAsiaTheme="minorEastAsia" w:hAnsiTheme="minorHAnsi" w:cstheme="minorBidi"/>
                <w:noProof/>
                <w:kern w:val="2"/>
                <w:sz w:val="24"/>
                <w:szCs w:val="28"/>
                <w:lang w:bidi="th-TH"/>
              </w:rPr>
              <w:tab/>
            </w:r>
            <w:r w:rsidR="00603F08" w:rsidRPr="00AD469E">
              <w:rPr>
                <w:rStyle w:val="Hyperlink"/>
                <w:noProof/>
              </w:rPr>
              <w:t>Passkey Entry</w:t>
            </w:r>
            <w:r w:rsidR="00603F08">
              <w:rPr>
                <w:noProof/>
                <w:webHidden/>
              </w:rPr>
              <w:tab/>
            </w:r>
            <w:r w:rsidR="00603F08">
              <w:rPr>
                <w:noProof/>
                <w:webHidden/>
              </w:rPr>
              <w:fldChar w:fldCharType="begin"/>
            </w:r>
            <w:r w:rsidR="00603F08">
              <w:rPr>
                <w:noProof/>
                <w:webHidden/>
              </w:rPr>
              <w:instrText xml:space="preserve"> PAGEREF _Toc415594530 \h </w:instrText>
            </w:r>
            <w:r w:rsidR="00603F08">
              <w:rPr>
                <w:noProof/>
                <w:webHidden/>
              </w:rPr>
            </w:r>
            <w:r w:rsidR="00603F08">
              <w:rPr>
                <w:noProof/>
                <w:webHidden/>
              </w:rPr>
              <w:fldChar w:fldCharType="separate"/>
            </w:r>
            <w:r w:rsidR="00603F08">
              <w:rPr>
                <w:noProof/>
                <w:webHidden/>
              </w:rPr>
              <w:t>9</w:t>
            </w:r>
            <w:r w:rsidR="00603F08">
              <w:rPr>
                <w:noProof/>
                <w:webHidden/>
              </w:rPr>
              <w:fldChar w:fldCharType="end"/>
            </w:r>
          </w:hyperlink>
        </w:p>
        <w:p w14:paraId="3E3E0E71" w14:textId="77777777" w:rsidR="00603F08" w:rsidRDefault="00083AE5" w:rsidP="00603F08">
          <w:pPr>
            <w:pStyle w:val="TOC3"/>
            <w:tabs>
              <w:tab w:val="left" w:pos="1680"/>
              <w:tab w:val="right" w:leader="dot" w:pos="9350"/>
            </w:tabs>
            <w:ind w:left="720"/>
            <w:rPr>
              <w:rFonts w:asciiTheme="minorHAnsi" w:eastAsiaTheme="minorEastAsia" w:hAnsiTheme="minorHAnsi" w:cstheme="minorBidi"/>
              <w:noProof/>
              <w:kern w:val="2"/>
              <w:sz w:val="24"/>
              <w:szCs w:val="28"/>
              <w:lang w:bidi="th-TH"/>
            </w:rPr>
          </w:pPr>
          <w:hyperlink w:anchor="_Toc415594531" w:history="1">
            <w:r w:rsidR="00603F08" w:rsidRPr="00AD469E">
              <w:rPr>
                <w:rStyle w:val="Hyperlink"/>
                <w:noProof/>
              </w:rPr>
              <w:t>3.3.2</w:t>
            </w:r>
            <w:r w:rsidR="00603F08">
              <w:rPr>
                <w:rFonts w:asciiTheme="minorHAnsi" w:eastAsiaTheme="minorEastAsia" w:hAnsiTheme="minorHAnsi" w:cstheme="minorBidi"/>
                <w:noProof/>
                <w:kern w:val="2"/>
                <w:sz w:val="24"/>
                <w:szCs w:val="28"/>
                <w:lang w:bidi="th-TH"/>
              </w:rPr>
              <w:tab/>
            </w:r>
            <w:r w:rsidR="00603F08" w:rsidRPr="00AD469E">
              <w:rPr>
                <w:rStyle w:val="Hyperlink"/>
                <w:noProof/>
              </w:rPr>
              <w:t>Passkey Confirm</w:t>
            </w:r>
            <w:r w:rsidR="00603F08">
              <w:rPr>
                <w:noProof/>
                <w:webHidden/>
              </w:rPr>
              <w:tab/>
            </w:r>
            <w:r w:rsidR="00603F08">
              <w:rPr>
                <w:noProof/>
                <w:webHidden/>
              </w:rPr>
              <w:fldChar w:fldCharType="begin"/>
            </w:r>
            <w:r w:rsidR="00603F08">
              <w:rPr>
                <w:noProof/>
                <w:webHidden/>
              </w:rPr>
              <w:instrText xml:space="preserve"> PAGEREF _Toc415594531 \h </w:instrText>
            </w:r>
            <w:r w:rsidR="00603F08">
              <w:rPr>
                <w:noProof/>
                <w:webHidden/>
              </w:rPr>
            </w:r>
            <w:r w:rsidR="00603F08">
              <w:rPr>
                <w:noProof/>
                <w:webHidden/>
              </w:rPr>
              <w:fldChar w:fldCharType="separate"/>
            </w:r>
            <w:r w:rsidR="00603F08">
              <w:rPr>
                <w:noProof/>
                <w:webHidden/>
              </w:rPr>
              <w:t>10</w:t>
            </w:r>
            <w:r w:rsidR="00603F08">
              <w:rPr>
                <w:noProof/>
                <w:webHidden/>
              </w:rPr>
              <w:fldChar w:fldCharType="end"/>
            </w:r>
          </w:hyperlink>
        </w:p>
        <w:p w14:paraId="3E3E0E72"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32" w:history="1">
            <w:r w:rsidR="00603F08" w:rsidRPr="00AD469E">
              <w:rPr>
                <w:rStyle w:val="Hyperlink"/>
                <w:noProof/>
              </w:rPr>
              <w:t>3.4</w:t>
            </w:r>
            <w:r w:rsidR="00603F08">
              <w:rPr>
                <w:rFonts w:asciiTheme="minorHAnsi" w:eastAsiaTheme="minorEastAsia" w:hAnsiTheme="minorHAnsi" w:cstheme="minorBidi"/>
                <w:noProof/>
                <w:kern w:val="2"/>
                <w:sz w:val="24"/>
                <w:szCs w:val="28"/>
                <w:lang w:bidi="th-TH"/>
              </w:rPr>
              <w:tab/>
            </w:r>
            <w:r w:rsidR="00603F08" w:rsidRPr="00AD469E">
              <w:rPr>
                <w:rStyle w:val="Hyperlink"/>
                <w:noProof/>
              </w:rPr>
              <w:t>Configure Mode Page</w:t>
            </w:r>
            <w:r w:rsidR="00603F08">
              <w:rPr>
                <w:noProof/>
                <w:webHidden/>
              </w:rPr>
              <w:tab/>
            </w:r>
            <w:r w:rsidR="00603F08">
              <w:rPr>
                <w:noProof/>
                <w:webHidden/>
              </w:rPr>
              <w:fldChar w:fldCharType="begin"/>
            </w:r>
            <w:r w:rsidR="00603F08">
              <w:rPr>
                <w:noProof/>
                <w:webHidden/>
              </w:rPr>
              <w:instrText xml:space="preserve"> PAGEREF _Toc415594532 \h </w:instrText>
            </w:r>
            <w:r w:rsidR="00603F08">
              <w:rPr>
                <w:noProof/>
                <w:webHidden/>
              </w:rPr>
            </w:r>
            <w:r w:rsidR="00603F08">
              <w:rPr>
                <w:noProof/>
                <w:webHidden/>
              </w:rPr>
              <w:fldChar w:fldCharType="separate"/>
            </w:r>
            <w:r w:rsidR="00603F08">
              <w:rPr>
                <w:noProof/>
                <w:webHidden/>
              </w:rPr>
              <w:t>11</w:t>
            </w:r>
            <w:r w:rsidR="00603F08">
              <w:rPr>
                <w:noProof/>
                <w:webHidden/>
              </w:rPr>
              <w:fldChar w:fldCharType="end"/>
            </w:r>
          </w:hyperlink>
        </w:p>
        <w:p w14:paraId="3E3E0E73" w14:textId="77777777" w:rsidR="00603F08" w:rsidRDefault="00083AE5" w:rsidP="00603F08">
          <w:pPr>
            <w:pStyle w:val="TOC3"/>
            <w:tabs>
              <w:tab w:val="left" w:pos="1680"/>
              <w:tab w:val="right" w:leader="dot" w:pos="9350"/>
            </w:tabs>
            <w:ind w:left="720"/>
            <w:rPr>
              <w:rFonts w:asciiTheme="minorHAnsi" w:eastAsiaTheme="minorEastAsia" w:hAnsiTheme="minorHAnsi" w:cstheme="minorBidi"/>
              <w:noProof/>
              <w:kern w:val="2"/>
              <w:sz w:val="24"/>
              <w:szCs w:val="28"/>
              <w:lang w:bidi="th-TH"/>
            </w:rPr>
          </w:pPr>
          <w:hyperlink w:anchor="_Toc415594533" w:history="1">
            <w:r w:rsidR="00603F08" w:rsidRPr="00AD469E">
              <w:rPr>
                <w:rStyle w:val="Hyperlink"/>
                <w:noProof/>
              </w:rPr>
              <w:t>3.4.1</w:t>
            </w:r>
            <w:r w:rsidR="00603F08">
              <w:rPr>
                <w:rFonts w:asciiTheme="minorHAnsi" w:eastAsiaTheme="minorEastAsia" w:hAnsiTheme="minorHAnsi" w:cstheme="minorBidi"/>
                <w:noProof/>
                <w:kern w:val="2"/>
                <w:sz w:val="24"/>
                <w:szCs w:val="28"/>
                <w:lang w:bidi="th-TH"/>
              </w:rPr>
              <w:tab/>
            </w:r>
            <w:r w:rsidR="00603F08" w:rsidRPr="00AD469E">
              <w:rPr>
                <w:rStyle w:val="Hyperlink"/>
                <w:noProof/>
              </w:rPr>
              <w:t>Enter Configure Mode</w:t>
            </w:r>
            <w:r w:rsidR="00603F08">
              <w:rPr>
                <w:noProof/>
                <w:webHidden/>
              </w:rPr>
              <w:tab/>
            </w:r>
            <w:r w:rsidR="00603F08">
              <w:rPr>
                <w:noProof/>
                <w:webHidden/>
              </w:rPr>
              <w:fldChar w:fldCharType="begin"/>
            </w:r>
            <w:r w:rsidR="00603F08">
              <w:rPr>
                <w:noProof/>
                <w:webHidden/>
              </w:rPr>
              <w:instrText xml:space="preserve"> PAGEREF _Toc415594533 \h </w:instrText>
            </w:r>
            <w:r w:rsidR="00603F08">
              <w:rPr>
                <w:noProof/>
                <w:webHidden/>
              </w:rPr>
            </w:r>
            <w:r w:rsidR="00603F08">
              <w:rPr>
                <w:noProof/>
                <w:webHidden/>
              </w:rPr>
              <w:fldChar w:fldCharType="separate"/>
            </w:r>
            <w:r w:rsidR="00603F08">
              <w:rPr>
                <w:noProof/>
                <w:webHidden/>
              </w:rPr>
              <w:t>11</w:t>
            </w:r>
            <w:r w:rsidR="00603F08">
              <w:rPr>
                <w:noProof/>
                <w:webHidden/>
              </w:rPr>
              <w:fldChar w:fldCharType="end"/>
            </w:r>
          </w:hyperlink>
        </w:p>
        <w:p w14:paraId="3E3E0E74" w14:textId="77777777" w:rsidR="00603F08" w:rsidRDefault="00083AE5" w:rsidP="00603F08">
          <w:pPr>
            <w:pStyle w:val="TOC3"/>
            <w:tabs>
              <w:tab w:val="left" w:pos="1680"/>
              <w:tab w:val="right" w:leader="dot" w:pos="9350"/>
            </w:tabs>
            <w:ind w:left="720"/>
            <w:rPr>
              <w:rFonts w:asciiTheme="minorHAnsi" w:eastAsiaTheme="minorEastAsia" w:hAnsiTheme="minorHAnsi" w:cstheme="minorBidi"/>
              <w:noProof/>
              <w:kern w:val="2"/>
              <w:sz w:val="24"/>
              <w:szCs w:val="28"/>
              <w:lang w:bidi="th-TH"/>
            </w:rPr>
          </w:pPr>
          <w:hyperlink w:anchor="_Toc415594534" w:history="1">
            <w:r w:rsidR="00603F08" w:rsidRPr="00AD469E">
              <w:rPr>
                <w:rStyle w:val="Hyperlink"/>
                <w:noProof/>
              </w:rPr>
              <w:t>3.4.2</w:t>
            </w:r>
            <w:r w:rsidR="00603F08">
              <w:rPr>
                <w:rFonts w:asciiTheme="minorHAnsi" w:eastAsiaTheme="minorEastAsia" w:hAnsiTheme="minorHAnsi" w:cstheme="minorBidi"/>
                <w:noProof/>
                <w:kern w:val="2"/>
                <w:sz w:val="24"/>
                <w:szCs w:val="28"/>
                <w:lang w:bidi="th-TH"/>
              </w:rPr>
              <w:tab/>
            </w:r>
            <w:r w:rsidR="00603F08" w:rsidRPr="00AD469E">
              <w:rPr>
                <w:rStyle w:val="Hyperlink"/>
                <w:noProof/>
              </w:rPr>
              <w:t>Configure Mode Control</w:t>
            </w:r>
            <w:r w:rsidR="00603F08">
              <w:rPr>
                <w:noProof/>
                <w:webHidden/>
              </w:rPr>
              <w:tab/>
            </w:r>
            <w:r w:rsidR="00603F08">
              <w:rPr>
                <w:noProof/>
                <w:webHidden/>
              </w:rPr>
              <w:fldChar w:fldCharType="begin"/>
            </w:r>
            <w:r w:rsidR="00603F08">
              <w:rPr>
                <w:noProof/>
                <w:webHidden/>
              </w:rPr>
              <w:instrText xml:space="preserve"> PAGEREF _Toc415594534 \h </w:instrText>
            </w:r>
            <w:r w:rsidR="00603F08">
              <w:rPr>
                <w:noProof/>
                <w:webHidden/>
              </w:rPr>
            </w:r>
            <w:r w:rsidR="00603F08">
              <w:rPr>
                <w:noProof/>
                <w:webHidden/>
              </w:rPr>
              <w:fldChar w:fldCharType="separate"/>
            </w:r>
            <w:r w:rsidR="00603F08">
              <w:rPr>
                <w:noProof/>
                <w:webHidden/>
              </w:rPr>
              <w:t>12</w:t>
            </w:r>
            <w:r w:rsidR="00603F08">
              <w:rPr>
                <w:noProof/>
                <w:webHidden/>
              </w:rPr>
              <w:fldChar w:fldCharType="end"/>
            </w:r>
          </w:hyperlink>
        </w:p>
        <w:p w14:paraId="3E3E0E75" w14:textId="77777777" w:rsidR="00603F08" w:rsidRDefault="00083AE5" w:rsidP="00603F08">
          <w:pPr>
            <w:pStyle w:val="TOC3"/>
            <w:tabs>
              <w:tab w:val="left" w:pos="1680"/>
              <w:tab w:val="right" w:leader="dot" w:pos="9350"/>
            </w:tabs>
            <w:ind w:left="720"/>
            <w:rPr>
              <w:rFonts w:asciiTheme="minorHAnsi" w:eastAsiaTheme="minorEastAsia" w:hAnsiTheme="minorHAnsi" w:cstheme="minorBidi"/>
              <w:noProof/>
              <w:kern w:val="2"/>
              <w:sz w:val="24"/>
              <w:szCs w:val="28"/>
              <w:lang w:bidi="th-TH"/>
            </w:rPr>
          </w:pPr>
          <w:hyperlink w:anchor="_Toc415594535" w:history="1">
            <w:r w:rsidR="00603F08" w:rsidRPr="00AD469E">
              <w:rPr>
                <w:rStyle w:val="Hyperlink"/>
                <w:noProof/>
              </w:rPr>
              <w:t>3.4.3</w:t>
            </w:r>
            <w:r w:rsidR="00603F08">
              <w:rPr>
                <w:rFonts w:asciiTheme="minorHAnsi" w:eastAsiaTheme="minorEastAsia" w:hAnsiTheme="minorHAnsi" w:cstheme="minorBidi"/>
                <w:noProof/>
                <w:kern w:val="2"/>
                <w:sz w:val="24"/>
                <w:szCs w:val="28"/>
                <w:lang w:bidi="th-TH"/>
              </w:rPr>
              <w:tab/>
            </w:r>
            <w:r w:rsidR="00603F08" w:rsidRPr="00AD469E">
              <w:rPr>
                <w:rStyle w:val="Hyperlink"/>
                <w:noProof/>
              </w:rPr>
              <w:t>Leave Configure Mode</w:t>
            </w:r>
            <w:r w:rsidR="00603F08">
              <w:rPr>
                <w:noProof/>
                <w:webHidden/>
              </w:rPr>
              <w:tab/>
            </w:r>
            <w:r w:rsidR="00603F08">
              <w:rPr>
                <w:noProof/>
                <w:webHidden/>
              </w:rPr>
              <w:fldChar w:fldCharType="begin"/>
            </w:r>
            <w:r w:rsidR="00603F08">
              <w:rPr>
                <w:noProof/>
                <w:webHidden/>
              </w:rPr>
              <w:instrText xml:space="preserve"> PAGEREF _Toc415594535 \h </w:instrText>
            </w:r>
            <w:r w:rsidR="00603F08">
              <w:rPr>
                <w:noProof/>
                <w:webHidden/>
              </w:rPr>
            </w:r>
            <w:r w:rsidR="00603F08">
              <w:rPr>
                <w:noProof/>
                <w:webHidden/>
              </w:rPr>
              <w:fldChar w:fldCharType="separate"/>
            </w:r>
            <w:r w:rsidR="00603F08">
              <w:rPr>
                <w:noProof/>
                <w:webHidden/>
              </w:rPr>
              <w:t>13</w:t>
            </w:r>
            <w:r w:rsidR="00603F08">
              <w:rPr>
                <w:noProof/>
                <w:webHidden/>
              </w:rPr>
              <w:fldChar w:fldCharType="end"/>
            </w:r>
          </w:hyperlink>
        </w:p>
        <w:p w14:paraId="3E3E0E76" w14:textId="77777777" w:rsidR="00603F08" w:rsidRDefault="00083AE5">
          <w:pPr>
            <w:pStyle w:val="TOC2"/>
            <w:tabs>
              <w:tab w:val="left" w:pos="960"/>
              <w:tab w:val="right" w:leader="dot" w:pos="9350"/>
            </w:tabs>
            <w:rPr>
              <w:rFonts w:asciiTheme="minorHAnsi" w:eastAsiaTheme="minorEastAsia" w:hAnsiTheme="minorHAnsi" w:cstheme="minorBidi"/>
              <w:noProof/>
              <w:kern w:val="2"/>
              <w:sz w:val="24"/>
              <w:szCs w:val="28"/>
              <w:lang w:bidi="th-TH"/>
            </w:rPr>
          </w:pPr>
          <w:hyperlink w:anchor="_Toc415594536" w:history="1">
            <w:r w:rsidR="00603F08" w:rsidRPr="00AD469E">
              <w:rPr>
                <w:rStyle w:val="Hyperlink"/>
                <w:noProof/>
              </w:rPr>
              <w:t>3.5</w:t>
            </w:r>
            <w:r w:rsidR="00603F08">
              <w:rPr>
                <w:rFonts w:asciiTheme="minorHAnsi" w:eastAsiaTheme="minorEastAsia" w:hAnsiTheme="minorHAnsi" w:cstheme="minorBidi"/>
                <w:noProof/>
                <w:kern w:val="2"/>
                <w:sz w:val="24"/>
                <w:szCs w:val="28"/>
                <w:lang w:bidi="th-TH"/>
              </w:rPr>
              <w:tab/>
            </w:r>
            <w:r w:rsidR="00603F08" w:rsidRPr="00AD469E">
              <w:rPr>
                <w:rStyle w:val="Hyperlink"/>
                <w:noProof/>
              </w:rPr>
              <w:t>ADV/SR Page</w:t>
            </w:r>
            <w:r w:rsidR="00603F08">
              <w:rPr>
                <w:noProof/>
                <w:webHidden/>
              </w:rPr>
              <w:tab/>
            </w:r>
            <w:r w:rsidR="00603F08">
              <w:rPr>
                <w:noProof/>
                <w:webHidden/>
              </w:rPr>
              <w:fldChar w:fldCharType="begin"/>
            </w:r>
            <w:r w:rsidR="00603F08">
              <w:rPr>
                <w:noProof/>
                <w:webHidden/>
              </w:rPr>
              <w:instrText xml:space="preserve"> PAGEREF _Toc415594536 \h </w:instrText>
            </w:r>
            <w:r w:rsidR="00603F08">
              <w:rPr>
                <w:noProof/>
                <w:webHidden/>
              </w:rPr>
            </w:r>
            <w:r w:rsidR="00603F08">
              <w:rPr>
                <w:noProof/>
                <w:webHidden/>
              </w:rPr>
              <w:fldChar w:fldCharType="separate"/>
            </w:r>
            <w:r w:rsidR="00603F08">
              <w:rPr>
                <w:noProof/>
                <w:webHidden/>
              </w:rPr>
              <w:t>14</w:t>
            </w:r>
            <w:r w:rsidR="00603F08">
              <w:rPr>
                <w:noProof/>
                <w:webHidden/>
              </w:rPr>
              <w:fldChar w:fldCharType="end"/>
            </w:r>
          </w:hyperlink>
        </w:p>
        <w:p w14:paraId="3E3E0E77" w14:textId="77777777" w:rsidR="00603F08" w:rsidRDefault="00083AE5">
          <w:pPr>
            <w:pStyle w:val="TOC1"/>
            <w:tabs>
              <w:tab w:val="left" w:pos="960"/>
              <w:tab w:val="right" w:leader="dot" w:pos="9350"/>
            </w:tabs>
            <w:rPr>
              <w:rFonts w:asciiTheme="minorHAnsi" w:eastAsiaTheme="minorEastAsia" w:hAnsiTheme="minorHAnsi" w:cstheme="minorBidi"/>
              <w:noProof/>
              <w:kern w:val="2"/>
              <w:sz w:val="24"/>
              <w:szCs w:val="28"/>
              <w:lang w:bidi="th-TH"/>
            </w:rPr>
          </w:pPr>
          <w:hyperlink w:anchor="_Toc415594537" w:history="1">
            <w:r w:rsidR="00603F08" w:rsidRPr="00AD469E">
              <w:rPr>
                <w:rStyle w:val="Hyperlink"/>
                <w:noProof/>
              </w:rPr>
              <w:t>4</w:t>
            </w:r>
            <w:r w:rsidR="00603F08">
              <w:rPr>
                <w:rFonts w:asciiTheme="minorHAnsi" w:eastAsiaTheme="minorEastAsia" w:hAnsiTheme="minorHAnsi" w:cstheme="minorBidi"/>
                <w:noProof/>
                <w:kern w:val="2"/>
                <w:sz w:val="24"/>
                <w:szCs w:val="28"/>
                <w:lang w:bidi="th-TH"/>
              </w:rPr>
              <w:tab/>
            </w:r>
            <w:r w:rsidR="00603F08" w:rsidRPr="00AD469E">
              <w:rPr>
                <w:rStyle w:val="Hyperlink"/>
                <w:noProof/>
              </w:rPr>
              <w:t>Revision History</w:t>
            </w:r>
            <w:r w:rsidR="00603F08">
              <w:rPr>
                <w:noProof/>
                <w:webHidden/>
              </w:rPr>
              <w:tab/>
            </w:r>
            <w:r w:rsidR="00603F08">
              <w:rPr>
                <w:noProof/>
                <w:webHidden/>
              </w:rPr>
              <w:fldChar w:fldCharType="begin"/>
            </w:r>
            <w:r w:rsidR="00603F08">
              <w:rPr>
                <w:noProof/>
                <w:webHidden/>
              </w:rPr>
              <w:instrText xml:space="preserve"> PAGEREF _Toc415594537 \h </w:instrText>
            </w:r>
            <w:r w:rsidR="00603F08">
              <w:rPr>
                <w:noProof/>
                <w:webHidden/>
              </w:rPr>
            </w:r>
            <w:r w:rsidR="00603F08">
              <w:rPr>
                <w:noProof/>
                <w:webHidden/>
              </w:rPr>
              <w:fldChar w:fldCharType="separate"/>
            </w:r>
            <w:r w:rsidR="00603F08">
              <w:rPr>
                <w:noProof/>
                <w:webHidden/>
              </w:rPr>
              <w:t>16</w:t>
            </w:r>
            <w:r w:rsidR="00603F08">
              <w:rPr>
                <w:noProof/>
                <w:webHidden/>
              </w:rPr>
              <w:fldChar w:fldCharType="end"/>
            </w:r>
          </w:hyperlink>
        </w:p>
        <w:p w14:paraId="3E3E0E78" w14:textId="77777777" w:rsidR="003C59EB" w:rsidRPr="0050705D" w:rsidRDefault="003C59EB" w:rsidP="00E46502">
          <w:r w:rsidRPr="0050705D">
            <w:fldChar w:fldCharType="end"/>
          </w:r>
        </w:p>
      </w:sdtContent>
    </w:sdt>
    <w:p w14:paraId="3E3E0E79" w14:textId="77777777" w:rsidR="003C59EB" w:rsidRPr="0050705D" w:rsidRDefault="003C59EB" w:rsidP="00E46502">
      <w:r w:rsidRPr="0050705D">
        <w:br w:type="page"/>
      </w:r>
    </w:p>
    <w:p w14:paraId="3E3E0E7A" w14:textId="77777777" w:rsidR="00A8713F" w:rsidRDefault="00A8713F" w:rsidP="00A8713F">
      <w:pPr>
        <w:pStyle w:val="Heading1"/>
        <w:ind w:left="360" w:hanging="360"/>
        <w:jc w:val="left"/>
      </w:pPr>
      <w:bookmarkStart w:id="1" w:name="_Toc415505752"/>
      <w:bookmarkStart w:id="2" w:name="_Toc415583168"/>
      <w:bookmarkStart w:id="3" w:name="_Toc415594521"/>
      <w:bookmarkEnd w:id="1"/>
      <w:r w:rsidRPr="006F5B75">
        <w:lastRenderedPageBreak/>
        <w:t>Overview</w:t>
      </w:r>
      <w:bookmarkEnd w:id="2"/>
      <w:bookmarkEnd w:id="3"/>
    </w:p>
    <w:p w14:paraId="3E3E0E7B" w14:textId="77777777" w:rsidR="00A8713F" w:rsidRPr="006A387A" w:rsidRDefault="00A8713F" w:rsidP="00A8713F">
      <w:pPr>
        <w:ind w:firstLine="360"/>
        <w:jc w:val="left"/>
      </w:pPr>
      <w:r>
        <w:t>This document describes</w:t>
      </w:r>
      <w:r>
        <w:rPr>
          <w:rFonts w:hint="eastAsia"/>
        </w:rPr>
        <w:t xml:space="preserve"> </w:t>
      </w:r>
      <w:r w:rsidRPr="00C16D50">
        <w:t xml:space="preserve">how to use the </w:t>
      </w:r>
      <w:r>
        <w:rPr>
          <w:rFonts w:hint="eastAsia"/>
        </w:rPr>
        <w:t>emulation tool of BLEDK3 with auto pattern settings</w:t>
      </w:r>
      <w:r w:rsidRPr="00C16D50">
        <w:t>.</w:t>
      </w:r>
    </w:p>
    <w:p w14:paraId="3E3E0E7C" w14:textId="77777777" w:rsidR="00A8713F" w:rsidRDefault="00A8713F" w:rsidP="00A8713F">
      <w:pPr>
        <w:pStyle w:val="Heading1"/>
        <w:ind w:left="360" w:hanging="360"/>
        <w:jc w:val="left"/>
      </w:pPr>
      <w:r>
        <w:br w:type="page"/>
      </w:r>
      <w:bookmarkStart w:id="4" w:name="_Toc354661703"/>
      <w:bookmarkStart w:id="5" w:name="_Toc394492957"/>
      <w:bookmarkStart w:id="6" w:name="_Toc415583169"/>
      <w:bookmarkStart w:id="7" w:name="_Toc415594522"/>
      <w:r>
        <w:rPr>
          <w:rFonts w:hint="eastAsia"/>
        </w:rPr>
        <w:lastRenderedPageBreak/>
        <w:t>Hardware Environment</w:t>
      </w:r>
      <w:bookmarkEnd w:id="4"/>
      <w:bookmarkEnd w:id="5"/>
      <w:bookmarkEnd w:id="6"/>
      <w:bookmarkEnd w:id="7"/>
    </w:p>
    <w:p w14:paraId="3E3E0E7D" w14:textId="77777777" w:rsidR="00A8713F" w:rsidRPr="00644632" w:rsidRDefault="00A8713F" w:rsidP="00A8713F">
      <w:pPr>
        <w:pStyle w:val="Heading2"/>
        <w:tabs>
          <w:tab w:val="left" w:pos="450"/>
        </w:tabs>
        <w:spacing w:before="200" w:beforeAutospacing="0"/>
        <w:ind w:left="357" w:hanging="360"/>
        <w:jc w:val="left"/>
      </w:pPr>
      <w:bookmarkStart w:id="8" w:name="_Toc394492959"/>
      <w:bookmarkStart w:id="9" w:name="_Toc415583170"/>
      <w:bookmarkStart w:id="10" w:name="_Toc415594523"/>
      <w:r>
        <w:rPr>
          <w:rFonts w:hint="eastAsia"/>
        </w:rPr>
        <w:t>Environment Setup</w:t>
      </w:r>
      <w:bookmarkEnd w:id="8"/>
      <w:bookmarkEnd w:id="9"/>
      <w:bookmarkEnd w:id="10"/>
    </w:p>
    <w:p w14:paraId="3E3E0E7E" w14:textId="77777777" w:rsidR="00A8713F" w:rsidRDefault="00A8713F" w:rsidP="00A8713F">
      <w:pPr>
        <w:ind w:firstLine="357"/>
        <w:jc w:val="left"/>
      </w:pPr>
      <w:r w:rsidRPr="006C04CE">
        <w:t>BLEDK3 v0.9 auto pattern test tool is designed to be installed in Microsoft Windows based PC to act as an MCU emulator to transmit and receive data through USB interface during Bluetooth LE profiles communications with a cellular phone.</w:t>
      </w:r>
    </w:p>
    <w:p w14:paraId="1B22CE51" w14:textId="77777777" w:rsidR="00D253BA" w:rsidRDefault="00D253BA" w:rsidP="00A8713F">
      <w:pPr>
        <w:ind w:firstLine="357"/>
        <w:jc w:val="center"/>
      </w:pPr>
      <w:r>
        <w:rPr>
          <w:rFonts w:hint="eastAsia"/>
          <w:noProof/>
          <w:lang w:eastAsia="en-US"/>
        </w:rPr>
        <w:drawing>
          <wp:inline distT="0" distB="0" distL="0" distR="0" wp14:anchorId="29B6E5DF" wp14:editId="4C4200BA">
            <wp:extent cx="5241600" cy="20196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1600" cy="2019600"/>
                    </a:xfrm>
                    <a:prstGeom prst="rect">
                      <a:avLst/>
                    </a:prstGeom>
                    <a:noFill/>
                    <a:ln>
                      <a:noFill/>
                    </a:ln>
                  </pic:spPr>
                </pic:pic>
              </a:graphicData>
            </a:graphic>
          </wp:inline>
        </w:drawing>
      </w:r>
    </w:p>
    <w:p w14:paraId="3E3E0E7F" w14:textId="2151BEBD" w:rsidR="00A8713F" w:rsidRPr="006A387A" w:rsidRDefault="00A8713F" w:rsidP="00A8713F">
      <w:pPr>
        <w:ind w:firstLine="357"/>
        <w:jc w:val="center"/>
      </w:pPr>
      <w:r>
        <w:rPr>
          <w:rFonts w:hint="eastAsia"/>
        </w:rPr>
        <w:t>Figure 2.1 BLEDK3 Environment Setup</w:t>
      </w:r>
    </w:p>
    <w:p w14:paraId="3E3E0E80" w14:textId="2768C619" w:rsidR="00A8713F" w:rsidRDefault="00A8713F" w:rsidP="00A8713F">
      <w:pPr>
        <w:pStyle w:val="Heading2"/>
        <w:tabs>
          <w:tab w:val="left" w:pos="450"/>
        </w:tabs>
        <w:spacing w:before="200" w:beforeAutospacing="0"/>
        <w:ind w:left="357" w:hanging="360"/>
        <w:jc w:val="left"/>
      </w:pPr>
      <w:bookmarkStart w:id="11" w:name="_Toc394492958"/>
      <w:bookmarkStart w:id="12" w:name="_Toc415583171"/>
      <w:bookmarkStart w:id="13" w:name="_Toc415594524"/>
      <w:r>
        <w:rPr>
          <w:rFonts w:hint="eastAsia"/>
        </w:rPr>
        <w:t>BLEDK3 EVB Outlook</w:t>
      </w:r>
      <w:bookmarkEnd w:id="11"/>
      <w:bookmarkEnd w:id="12"/>
      <w:bookmarkEnd w:id="13"/>
    </w:p>
    <w:p w14:paraId="3E3E0E81" w14:textId="5184F648" w:rsidR="00A8713F" w:rsidRPr="007D7D85" w:rsidRDefault="00A8713F" w:rsidP="00A8713F">
      <w:pPr>
        <w:ind w:left="357"/>
        <w:rPr>
          <w:lang w:val="x-none" w:bidi="th-TH"/>
        </w:rPr>
      </w:pPr>
      <w:r>
        <w:rPr>
          <w:rFonts w:hint="eastAsia"/>
          <w:lang w:val="x-none" w:bidi="th-TH"/>
        </w:rPr>
        <w:t>The GPIOs of [JP</w:t>
      </w:r>
      <w:r w:rsidR="006E05B9">
        <w:rPr>
          <w:rFonts w:hint="eastAsia"/>
          <w:lang w:val="x-none" w:bidi="th-TH"/>
        </w:rPr>
        <w:t>10</w:t>
      </w:r>
      <w:r>
        <w:rPr>
          <w:rFonts w:hint="eastAsia"/>
          <w:lang w:val="x-none" w:bidi="th-TH"/>
        </w:rPr>
        <w:t>] that are controlled by PC tool must connect to corresponding pins of BLEDK3 before using this tool. The section 2.3 describes how to map the GPIOs between [JP</w:t>
      </w:r>
      <w:r w:rsidR="006E05B9">
        <w:rPr>
          <w:rFonts w:hint="eastAsia"/>
          <w:lang w:val="x-none" w:bidi="th-TH"/>
        </w:rPr>
        <w:t>10</w:t>
      </w:r>
      <w:r>
        <w:rPr>
          <w:rFonts w:hint="eastAsia"/>
          <w:lang w:val="x-none" w:bidi="th-TH"/>
        </w:rPr>
        <w:t>] and [</w:t>
      </w:r>
      <w:r w:rsidR="006E05B9">
        <w:rPr>
          <w:rFonts w:hint="eastAsia"/>
          <w:lang w:val="x-none" w:bidi="th-TH"/>
        </w:rPr>
        <w:t>CN</w:t>
      </w:r>
      <w:r>
        <w:rPr>
          <w:rFonts w:hint="eastAsia"/>
          <w:lang w:val="x-none" w:bidi="th-TH"/>
        </w:rPr>
        <w:t>1</w:t>
      </w:r>
      <w:r w:rsidR="006E05B9">
        <w:rPr>
          <w:rFonts w:hint="eastAsia"/>
          <w:lang w:val="x-none" w:bidi="th-TH"/>
        </w:rPr>
        <w:t>~CN</w:t>
      </w:r>
      <w:r>
        <w:rPr>
          <w:rFonts w:hint="eastAsia"/>
          <w:lang w:val="x-none" w:bidi="th-TH"/>
        </w:rPr>
        <w:t xml:space="preserve">3]. </w:t>
      </w:r>
    </w:p>
    <w:p w14:paraId="2C57932A" w14:textId="46AA5833" w:rsidR="0057711E" w:rsidRDefault="0057711E" w:rsidP="00A8713F">
      <w:pPr>
        <w:ind w:firstLine="357"/>
        <w:jc w:val="left"/>
      </w:pPr>
      <w:r>
        <w:rPr>
          <w:noProof/>
          <w:lang w:eastAsia="en-US"/>
        </w:rPr>
        <w:drawing>
          <wp:anchor distT="0" distB="0" distL="114300" distR="114300" simplePos="0" relativeHeight="251659776" behindDoc="0" locked="0" layoutInCell="1" allowOverlap="1" wp14:anchorId="35297CB5" wp14:editId="15B7AADD">
            <wp:simplePos x="0" y="0"/>
            <wp:positionH relativeFrom="column">
              <wp:posOffset>2101027</wp:posOffset>
            </wp:positionH>
            <wp:positionV relativeFrom="paragraph">
              <wp:posOffset>70548</wp:posOffset>
            </wp:positionV>
            <wp:extent cx="1969135" cy="2994660"/>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9135"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57B2A" w14:textId="0FFBB70E" w:rsidR="0057711E" w:rsidRDefault="0057711E" w:rsidP="00A8713F">
      <w:pPr>
        <w:ind w:firstLine="357"/>
        <w:jc w:val="left"/>
      </w:pPr>
    </w:p>
    <w:p w14:paraId="6B42C9FB" w14:textId="77777777" w:rsidR="0057711E" w:rsidRDefault="0057711E" w:rsidP="00A8713F">
      <w:pPr>
        <w:ind w:firstLine="357"/>
        <w:jc w:val="left"/>
      </w:pPr>
    </w:p>
    <w:p w14:paraId="7C4B8636" w14:textId="77777777" w:rsidR="0057711E" w:rsidRDefault="0057711E" w:rsidP="00A8713F">
      <w:pPr>
        <w:ind w:firstLine="357"/>
        <w:jc w:val="left"/>
      </w:pPr>
    </w:p>
    <w:p w14:paraId="7868B256" w14:textId="77777777" w:rsidR="0057711E" w:rsidRDefault="0057711E" w:rsidP="00A8713F">
      <w:pPr>
        <w:ind w:firstLine="357"/>
        <w:jc w:val="left"/>
      </w:pPr>
    </w:p>
    <w:p w14:paraId="638E7CA9" w14:textId="77777777" w:rsidR="0057711E" w:rsidRDefault="0057711E" w:rsidP="00A8713F">
      <w:pPr>
        <w:ind w:firstLine="357"/>
        <w:jc w:val="left"/>
      </w:pPr>
    </w:p>
    <w:p w14:paraId="6C513D21" w14:textId="77777777" w:rsidR="0057711E" w:rsidRDefault="0057711E" w:rsidP="00A8713F">
      <w:pPr>
        <w:ind w:firstLine="357"/>
        <w:jc w:val="left"/>
      </w:pPr>
    </w:p>
    <w:p w14:paraId="03A2FDBF" w14:textId="77777777" w:rsidR="0057711E" w:rsidRDefault="0057711E" w:rsidP="00A8713F">
      <w:pPr>
        <w:ind w:firstLine="357"/>
        <w:jc w:val="left"/>
      </w:pPr>
    </w:p>
    <w:p w14:paraId="1EED4B4D" w14:textId="77777777" w:rsidR="0057711E" w:rsidRDefault="0057711E" w:rsidP="00A8713F">
      <w:pPr>
        <w:ind w:firstLine="357"/>
        <w:jc w:val="left"/>
      </w:pPr>
    </w:p>
    <w:p w14:paraId="106E8452" w14:textId="77777777" w:rsidR="0057711E" w:rsidRDefault="0057711E" w:rsidP="00A8713F">
      <w:pPr>
        <w:ind w:firstLine="357"/>
        <w:jc w:val="left"/>
      </w:pPr>
    </w:p>
    <w:p w14:paraId="7AD6EBDE" w14:textId="77777777" w:rsidR="0057711E" w:rsidRDefault="0057711E" w:rsidP="00A8713F">
      <w:pPr>
        <w:ind w:firstLine="357"/>
        <w:jc w:val="left"/>
      </w:pPr>
    </w:p>
    <w:p w14:paraId="222398B0" w14:textId="77777777" w:rsidR="0057711E" w:rsidRDefault="0057711E" w:rsidP="00A8713F">
      <w:pPr>
        <w:ind w:firstLine="357"/>
        <w:jc w:val="left"/>
      </w:pPr>
    </w:p>
    <w:p w14:paraId="3E3E0E82" w14:textId="2B9D5186" w:rsidR="00A8713F" w:rsidRDefault="00A8713F" w:rsidP="00A8713F">
      <w:pPr>
        <w:ind w:firstLine="357"/>
        <w:jc w:val="left"/>
      </w:pPr>
    </w:p>
    <w:p w14:paraId="1BBEC34A" w14:textId="77777777" w:rsidR="0057711E" w:rsidRDefault="0057711E" w:rsidP="00A8713F">
      <w:pPr>
        <w:ind w:firstLine="357"/>
        <w:jc w:val="left"/>
      </w:pPr>
    </w:p>
    <w:p w14:paraId="00569F57" w14:textId="77777777" w:rsidR="0057711E" w:rsidRDefault="0057711E" w:rsidP="00A8713F">
      <w:pPr>
        <w:ind w:firstLine="357"/>
        <w:jc w:val="left"/>
      </w:pPr>
    </w:p>
    <w:p w14:paraId="162B7B97" w14:textId="77777777" w:rsidR="0057711E" w:rsidRDefault="0057711E" w:rsidP="00A8713F">
      <w:pPr>
        <w:ind w:firstLine="357"/>
        <w:jc w:val="left"/>
      </w:pPr>
    </w:p>
    <w:p w14:paraId="3E3E0E83" w14:textId="77777777" w:rsidR="00A8713F" w:rsidRPr="006A387A" w:rsidRDefault="00A8713F" w:rsidP="00A8713F">
      <w:pPr>
        <w:ind w:firstLine="357"/>
        <w:jc w:val="center"/>
      </w:pPr>
      <w:r>
        <w:rPr>
          <w:rFonts w:hint="eastAsia"/>
        </w:rPr>
        <w:t>Figure 2.2 BLEDK3 EVB</w:t>
      </w:r>
    </w:p>
    <w:p w14:paraId="3E3E0E84" w14:textId="77777777" w:rsidR="00A8713F" w:rsidRDefault="00A8713F" w:rsidP="00A8713F">
      <w:pPr>
        <w:ind w:firstLine="357"/>
        <w:jc w:val="left"/>
      </w:pPr>
    </w:p>
    <w:p w14:paraId="3E3E0E85" w14:textId="4332C785" w:rsidR="00A8713F" w:rsidRPr="006E05B9" w:rsidRDefault="00A8713F" w:rsidP="00A8713F">
      <w:pPr>
        <w:ind w:firstLine="357"/>
        <w:jc w:val="left"/>
      </w:pPr>
      <w:r>
        <w:rPr>
          <w:rFonts w:hint="eastAsia"/>
        </w:rPr>
        <w:t>[</w:t>
      </w:r>
      <w:r w:rsidR="006E05B9">
        <w:rPr>
          <w:rFonts w:hint="eastAsia"/>
        </w:rPr>
        <w:t>CN1~CN3</w:t>
      </w:r>
      <w:r w:rsidRPr="007D7D85">
        <w:rPr>
          <w:rFonts w:hint="eastAsia"/>
        </w:rPr>
        <w:t>] -</w:t>
      </w:r>
      <w:r>
        <w:rPr>
          <w:rFonts w:hint="eastAsia"/>
        </w:rPr>
        <w:t xml:space="preserve"> </w:t>
      </w:r>
      <w:r w:rsidRPr="006E05B9">
        <w:rPr>
          <w:rFonts w:hint="eastAsia"/>
        </w:rPr>
        <w:t>A</w:t>
      </w:r>
      <w:r w:rsidRPr="006E05B9">
        <w:t xml:space="preserve">vailable </w:t>
      </w:r>
      <w:r w:rsidRPr="006E05B9">
        <w:rPr>
          <w:rFonts w:hint="eastAsia"/>
        </w:rPr>
        <w:t xml:space="preserve">GPIO pins of </w:t>
      </w:r>
      <w:r w:rsidR="006E05B9" w:rsidRPr="006E05B9">
        <w:rPr>
          <w:rFonts w:hint="eastAsia"/>
        </w:rPr>
        <w:t>BM70BLES1FC2 EVB</w:t>
      </w:r>
    </w:p>
    <w:p w14:paraId="3E3E0E86" w14:textId="090CD967" w:rsidR="00A8713F" w:rsidRDefault="00A8713F" w:rsidP="00A8713F">
      <w:pPr>
        <w:ind w:firstLine="357"/>
        <w:jc w:val="left"/>
      </w:pPr>
      <w:r>
        <w:rPr>
          <w:rFonts w:hint="eastAsia"/>
        </w:rPr>
        <w:t>[JP</w:t>
      </w:r>
      <w:r w:rsidR="006E05B9">
        <w:rPr>
          <w:rFonts w:hint="eastAsia"/>
        </w:rPr>
        <w:t>10</w:t>
      </w:r>
      <w:r w:rsidRPr="007D7D85">
        <w:rPr>
          <w:rFonts w:hint="eastAsia"/>
        </w:rPr>
        <w:t>] - 8 pin GPIOs</w:t>
      </w:r>
      <w:r>
        <w:rPr>
          <w:rFonts w:hint="eastAsia"/>
        </w:rPr>
        <w:t xml:space="preserve">, connect it with </w:t>
      </w:r>
      <w:r w:rsidR="006E05B9">
        <w:rPr>
          <w:rFonts w:hint="eastAsia"/>
        </w:rPr>
        <w:t xml:space="preserve">I/O pin of </w:t>
      </w:r>
      <w:r>
        <w:rPr>
          <w:rFonts w:hint="eastAsia"/>
        </w:rPr>
        <w:t>[</w:t>
      </w:r>
      <w:r w:rsidR="006E05B9">
        <w:rPr>
          <w:rFonts w:hint="eastAsia"/>
        </w:rPr>
        <w:t>CN1~CN3</w:t>
      </w:r>
      <w:r w:rsidRPr="007D7D85">
        <w:rPr>
          <w:rFonts w:hint="eastAsia"/>
        </w:rPr>
        <w:t>]</w:t>
      </w:r>
      <w:r>
        <w:rPr>
          <w:rFonts w:hint="eastAsia"/>
        </w:rPr>
        <w:t>.</w:t>
      </w:r>
    </w:p>
    <w:p w14:paraId="41DE03B2" w14:textId="77777777" w:rsidR="006E05B9" w:rsidRPr="007D7D85" w:rsidRDefault="006E05B9" w:rsidP="00A8713F">
      <w:pPr>
        <w:ind w:firstLine="357"/>
        <w:jc w:val="left"/>
      </w:pPr>
    </w:p>
    <w:p w14:paraId="3E3E0E87" w14:textId="77777777" w:rsidR="00A8713F" w:rsidRDefault="00A8713F" w:rsidP="00A8713F">
      <w:pPr>
        <w:pStyle w:val="Heading2"/>
        <w:tabs>
          <w:tab w:val="left" w:pos="450"/>
        </w:tabs>
        <w:spacing w:before="200" w:beforeAutospacing="0"/>
        <w:ind w:left="357" w:hanging="360"/>
        <w:jc w:val="left"/>
      </w:pPr>
      <w:bookmarkStart w:id="14" w:name="_Toc415583172"/>
      <w:bookmarkStart w:id="15" w:name="_Toc415594525"/>
      <w:r>
        <w:rPr>
          <w:rFonts w:hint="eastAsia"/>
        </w:rPr>
        <w:lastRenderedPageBreak/>
        <w:t>GPIO Configuration</w:t>
      </w:r>
      <w:bookmarkEnd w:id="14"/>
      <w:bookmarkEnd w:id="15"/>
    </w:p>
    <w:p w14:paraId="3E3E0E88" w14:textId="77777777" w:rsidR="00A8713F" w:rsidRPr="007D7D85" w:rsidRDefault="00A8713F" w:rsidP="00A8713F">
      <w:pPr>
        <w:ind w:firstLine="357"/>
        <w:rPr>
          <w:lang w:val="x-none" w:bidi="th-TH"/>
        </w:rPr>
      </w:pPr>
      <w:r>
        <w:rPr>
          <w:rFonts w:hint="eastAsia"/>
          <w:lang w:val="x-none" w:bidi="th-TH"/>
        </w:rPr>
        <w:t xml:space="preserve">This section </w:t>
      </w:r>
      <w:r>
        <w:t>describes</w:t>
      </w:r>
      <w:r>
        <w:rPr>
          <w:rFonts w:hint="eastAsia"/>
          <w:lang w:val="x-none" w:bidi="th-TH"/>
        </w:rPr>
        <w:t xml:space="preserve"> how to wire each GPIO pin of JP21 to  BLEDK3.</w:t>
      </w:r>
    </w:p>
    <w:tbl>
      <w:tblPr>
        <w:tblW w:w="0" w:type="auto"/>
        <w:tblInd w:w="475" w:type="dxa"/>
        <w:tblLayout w:type="fixed"/>
        <w:tblLook w:val="0000" w:firstRow="0" w:lastRow="0" w:firstColumn="0" w:lastColumn="0" w:noHBand="0" w:noVBand="0"/>
      </w:tblPr>
      <w:tblGrid>
        <w:gridCol w:w="1193"/>
        <w:gridCol w:w="1134"/>
        <w:gridCol w:w="6378"/>
      </w:tblGrid>
      <w:tr w:rsidR="00A8713F" w:rsidRPr="00F521F5" w14:paraId="3E3E0E8C"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89" w14:textId="77777777" w:rsidR="00A8713F" w:rsidRPr="00F521F5" w:rsidRDefault="00A8713F" w:rsidP="00B54532">
            <w:pPr>
              <w:snapToGrid w:val="0"/>
              <w:rPr>
                <w:rFonts w:ascii="Times New Roman" w:hAnsi="Times New Roman"/>
                <w:color w:val="000000"/>
                <w:sz w:val="24"/>
                <w:szCs w:val="24"/>
              </w:rPr>
            </w:pPr>
            <w:r w:rsidRPr="00F521F5">
              <w:rPr>
                <w:rFonts w:ascii="Times New Roman" w:hAnsi="Times New Roman"/>
                <w:color w:val="000000"/>
                <w:sz w:val="24"/>
                <w:szCs w:val="24"/>
              </w:rPr>
              <w:t>Pin no.</w:t>
            </w:r>
          </w:p>
        </w:tc>
        <w:tc>
          <w:tcPr>
            <w:tcW w:w="1134" w:type="dxa"/>
            <w:tcBorders>
              <w:top w:val="single" w:sz="4" w:space="0" w:color="000000"/>
              <w:left w:val="single" w:sz="4" w:space="0" w:color="000000"/>
              <w:bottom w:val="single" w:sz="4" w:space="0" w:color="000000"/>
            </w:tcBorders>
            <w:shd w:val="clear" w:color="auto" w:fill="auto"/>
          </w:tcPr>
          <w:p w14:paraId="3E3E0E8A" w14:textId="77777777" w:rsidR="00A8713F" w:rsidRPr="00F521F5" w:rsidRDefault="00A8713F" w:rsidP="00B54532">
            <w:pPr>
              <w:snapToGrid w:val="0"/>
              <w:rPr>
                <w:rFonts w:ascii="Times New Roman" w:hAnsi="Times New Roman"/>
                <w:color w:val="000000"/>
                <w:sz w:val="24"/>
                <w:szCs w:val="24"/>
              </w:rPr>
            </w:pPr>
            <w:r>
              <w:rPr>
                <w:rFonts w:ascii="Times New Roman" w:hAnsi="Times New Roman" w:hint="eastAsia"/>
                <w:color w:val="000000"/>
                <w:sz w:val="24"/>
                <w:szCs w:val="24"/>
              </w:rPr>
              <w:t xml:space="preserve">Property(indicate what </w:t>
            </w:r>
            <w:r>
              <w:rPr>
                <w:rFonts w:ascii="Times New Roman" w:hAnsi="Times New Roman"/>
                <w:color w:val="000000"/>
                <w:sz w:val="24"/>
                <w:szCs w:val="24"/>
              </w:rPr>
              <w:t>“</w:t>
            </w:r>
            <w:r>
              <w:rPr>
                <w:rFonts w:ascii="Times New Roman" w:hAnsi="Times New Roman" w:hint="eastAsia"/>
                <w:color w:val="000000"/>
                <w:sz w:val="24"/>
                <w:szCs w:val="24"/>
              </w:rPr>
              <w:t>M</w:t>
            </w:r>
            <w:r>
              <w:rPr>
                <w:rFonts w:ascii="Times New Roman" w:hAnsi="Times New Roman"/>
                <w:color w:val="000000"/>
                <w:sz w:val="24"/>
                <w:szCs w:val="24"/>
              </w:rPr>
              <w:t>”</w:t>
            </w:r>
            <w:r>
              <w:rPr>
                <w:rFonts w:ascii="Times New Roman" w:hAnsi="Times New Roman" w:hint="eastAsia"/>
                <w:color w:val="000000"/>
                <w:sz w:val="24"/>
                <w:szCs w:val="24"/>
              </w:rPr>
              <w:t xml:space="preserve"> and </w:t>
            </w:r>
            <w:r>
              <w:rPr>
                <w:rFonts w:ascii="Times New Roman" w:hAnsi="Times New Roman"/>
                <w:color w:val="000000"/>
                <w:sz w:val="24"/>
                <w:szCs w:val="24"/>
              </w:rPr>
              <w:t>“</w:t>
            </w:r>
            <w:r>
              <w:rPr>
                <w:rFonts w:ascii="Times New Roman" w:hAnsi="Times New Roman" w:hint="eastAsia"/>
                <w:color w:val="000000"/>
                <w:sz w:val="24"/>
                <w:szCs w:val="24"/>
              </w:rPr>
              <w:t>O</w:t>
            </w:r>
            <w:r>
              <w:rPr>
                <w:rFonts w:ascii="Times New Roman" w:hAnsi="Times New Roman"/>
                <w:color w:val="000000"/>
                <w:sz w:val="24"/>
                <w:szCs w:val="24"/>
              </w:rPr>
              <w:t>”</w:t>
            </w:r>
            <w:r>
              <w:rPr>
                <w:rFonts w:ascii="Times New Roman" w:hAnsi="Times New Roman" w:hint="eastAsia"/>
                <w:color w:val="000000"/>
                <w:sz w:val="24"/>
                <w:szCs w:val="24"/>
              </w:rPr>
              <w:t xml:space="preserve"> means)</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8B" w14:textId="77777777" w:rsidR="00A8713F" w:rsidRPr="00F521F5" w:rsidRDefault="00A8713F" w:rsidP="00B54532">
            <w:pPr>
              <w:snapToGrid w:val="0"/>
              <w:rPr>
                <w:rFonts w:ascii="Times New Roman" w:hAnsi="Times New Roman"/>
                <w:color w:val="000000"/>
                <w:sz w:val="24"/>
                <w:szCs w:val="24"/>
              </w:rPr>
            </w:pPr>
            <w:r w:rsidRPr="00F521F5">
              <w:rPr>
                <w:rFonts w:ascii="Times New Roman" w:hAnsi="Times New Roman"/>
                <w:color w:val="000000"/>
                <w:sz w:val="24"/>
                <w:szCs w:val="24"/>
              </w:rPr>
              <w:t>Description</w:t>
            </w:r>
          </w:p>
        </w:tc>
      </w:tr>
      <w:tr w:rsidR="00A8713F" w:rsidRPr="00F521F5" w14:paraId="3E3E0E90"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8D"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0</w:t>
            </w:r>
          </w:p>
        </w:tc>
        <w:tc>
          <w:tcPr>
            <w:tcW w:w="1134" w:type="dxa"/>
            <w:tcBorders>
              <w:top w:val="single" w:sz="4" w:space="0" w:color="000000"/>
              <w:left w:val="single" w:sz="4" w:space="0" w:color="000000"/>
              <w:bottom w:val="single" w:sz="4" w:space="0" w:color="000000"/>
            </w:tcBorders>
            <w:shd w:val="clear" w:color="auto" w:fill="auto"/>
          </w:tcPr>
          <w:p w14:paraId="3E3E0E8E"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M</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8F" w14:textId="77777777" w:rsidR="00A8713F" w:rsidRPr="00D472DC" w:rsidRDefault="00A8713F" w:rsidP="00B54532">
            <w:pPr>
              <w:snapToGrid w:val="0"/>
              <w:jc w:val="left"/>
              <w:rPr>
                <w:rFonts w:cs="Arial"/>
              </w:rPr>
            </w:pPr>
            <w:r>
              <w:rPr>
                <w:rFonts w:ascii="Times New Roman" w:hAnsi="Times New Roman" w:hint="eastAsia"/>
                <w:color w:val="000000"/>
              </w:rPr>
              <w:t xml:space="preserve">Connect to </w:t>
            </w:r>
            <w:r w:rsidRPr="005843F6">
              <w:rPr>
                <w:rFonts w:cs="Arial" w:hint="eastAsia"/>
              </w:rPr>
              <w:t>UART_RX_IND</w:t>
            </w:r>
            <w:r>
              <w:rPr>
                <w:rFonts w:cs="Arial" w:hint="eastAsia"/>
              </w:rPr>
              <w:t xml:space="preserve"> pin of BLEDK3(Default:P33, can be configured by UI tool)</w:t>
            </w:r>
          </w:p>
        </w:tc>
      </w:tr>
      <w:tr w:rsidR="00A8713F" w:rsidRPr="00D472DC" w14:paraId="3E3E0E94"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91"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1</w:t>
            </w:r>
          </w:p>
        </w:tc>
        <w:tc>
          <w:tcPr>
            <w:tcW w:w="1134" w:type="dxa"/>
            <w:tcBorders>
              <w:top w:val="single" w:sz="4" w:space="0" w:color="000000"/>
              <w:left w:val="single" w:sz="4" w:space="0" w:color="000000"/>
              <w:bottom w:val="single" w:sz="4" w:space="0" w:color="000000"/>
            </w:tcBorders>
            <w:shd w:val="clear" w:color="auto" w:fill="auto"/>
          </w:tcPr>
          <w:p w14:paraId="3E3E0E92"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M</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93" w14:textId="77777777" w:rsidR="00A8713F" w:rsidRPr="00D472DC" w:rsidRDefault="00A8713F" w:rsidP="00B54532">
            <w:pPr>
              <w:snapToGrid w:val="0"/>
              <w:jc w:val="left"/>
              <w:rPr>
                <w:rFonts w:cs="Arial"/>
              </w:rPr>
            </w:pPr>
            <w:r>
              <w:rPr>
                <w:rFonts w:ascii="Times New Roman" w:hAnsi="Times New Roman" w:hint="eastAsia"/>
                <w:color w:val="000000"/>
              </w:rPr>
              <w:t xml:space="preserve">Connect to </w:t>
            </w:r>
            <w:r>
              <w:rPr>
                <w:rFonts w:cs="Arial" w:hint="eastAsia"/>
              </w:rPr>
              <w:t>LINK_DROP pin of BLEDK3 (Default: P32, can be configured by UI tool)</w:t>
            </w:r>
          </w:p>
        </w:tc>
      </w:tr>
      <w:tr w:rsidR="00A8713F" w:rsidRPr="00F521F5" w14:paraId="3E3E0E98"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95"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2</w:t>
            </w:r>
          </w:p>
        </w:tc>
        <w:tc>
          <w:tcPr>
            <w:tcW w:w="1134" w:type="dxa"/>
            <w:tcBorders>
              <w:top w:val="single" w:sz="4" w:space="0" w:color="000000"/>
              <w:left w:val="single" w:sz="4" w:space="0" w:color="000000"/>
              <w:bottom w:val="single" w:sz="4" w:space="0" w:color="000000"/>
            </w:tcBorders>
            <w:shd w:val="clear" w:color="auto" w:fill="auto"/>
          </w:tcPr>
          <w:p w14:paraId="3E3E0E96"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M</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97" w14:textId="77777777" w:rsidR="00A8713F" w:rsidRPr="00D472DC" w:rsidRDefault="00A8713F" w:rsidP="00B54532">
            <w:pPr>
              <w:snapToGrid w:val="0"/>
              <w:jc w:val="left"/>
              <w:rPr>
                <w:rFonts w:cs="Arial"/>
              </w:rPr>
            </w:pPr>
            <w:r>
              <w:rPr>
                <w:rFonts w:ascii="Times New Roman" w:hAnsi="Times New Roman" w:hint="eastAsia"/>
                <w:color w:val="000000"/>
              </w:rPr>
              <w:t xml:space="preserve">Connect to </w:t>
            </w:r>
            <w:r w:rsidRPr="005843F6">
              <w:rPr>
                <w:rFonts w:cs="Arial" w:hint="eastAsia"/>
              </w:rPr>
              <w:t>PAIRING_KEY</w:t>
            </w:r>
            <w:r>
              <w:rPr>
                <w:rFonts w:cs="Arial" w:hint="eastAsia"/>
              </w:rPr>
              <w:t xml:space="preserve"> pin of BLEDK3(Default: P34, can be configured by UI tool)</w:t>
            </w:r>
          </w:p>
        </w:tc>
      </w:tr>
      <w:tr w:rsidR="00A8713F" w:rsidRPr="00F521F5" w14:paraId="3E3E0E9C"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99"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3</w:t>
            </w:r>
          </w:p>
        </w:tc>
        <w:tc>
          <w:tcPr>
            <w:tcW w:w="1134" w:type="dxa"/>
            <w:tcBorders>
              <w:top w:val="single" w:sz="4" w:space="0" w:color="000000"/>
              <w:left w:val="single" w:sz="4" w:space="0" w:color="000000"/>
              <w:bottom w:val="single" w:sz="4" w:space="0" w:color="000000"/>
            </w:tcBorders>
            <w:shd w:val="clear" w:color="auto" w:fill="auto"/>
          </w:tcPr>
          <w:p w14:paraId="3E3E0E9A"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O</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9B" w14:textId="77777777" w:rsidR="00A8713F" w:rsidRPr="00777C38" w:rsidRDefault="00A8713F" w:rsidP="00B54532">
            <w:pPr>
              <w:snapToGrid w:val="0"/>
              <w:rPr>
                <w:rFonts w:ascii="Times New Roman" w:hAnsi="Times New Roman"/>
                <w:color w:val="FF0000"/>
              </w:rPr>
            </w:pPr>
            <w:r>
              <w:rPr>
                <w:rFonts w:ascii="Times New Roman" w:hAnsi="Times New Roman" w:hint="eastAsia"/>
                <w:color w:val="000000"/>
              </w:rPr>
              <w:t xml:space="preserve">It is adjustable in the tool. Several features described later can be chose to control or monitor. Connect to a pin of BLEDK3 upon the settings of tool and UI configuration. </w:t>
            </w:r>
          </w:p>
        </w:tc>
      </w:tr>
      <w:tr w:rsidR="00A8713F" w:rsidRPr="00F521F5" w14:paraId="3E3E0EA0"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9D"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4</w:t>
            </w:r>
          </w:p>
        </w:tc>
        <w:tc>
          <w:tcPr>
            <w:tcW w:w="1134" w:type="dxa"/>
            <w:tcBorders>
              <w:top w:val="single" w:sz="4" w:space="0" w:color="000000"/>
              <w:left w:val="single" w:sz="4" w:space="0" w:color="000000"/>
              <w:bottom w:val="single" w:sz="4" w:space="0" w:color="000000"/>
            </w:tcBorders>
            <w:shd w:val="clear" w:color="auto" w:fill="auto"/>
          </w:tcPr>
          <w:p w14:paraId="3E3E0E9E"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O</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9F" w14:textId="77777777" w:rsidR="00A8713F" w:rsidRPr="00777C38" w:rsidRDefault="00A8713F" w:rsidP="00B54532">
            <w:pPr>
              <w:snapToGrid w:val="0"/>
              <w:rPr>
                <w:rFonts w:ascii="Times New Roman" w:hAnsi="Times New Roman"/>
                <w:color w:val="FF0000"/>
              </w:rPr>
            </w:pPr>
            <w:r>
              <w:rPr>
                <w:rFonts w:ascii="Times New Roman" w:hAnsi="Times New Roman" w:hint="eastAsia"/>
                <w:color w:val="000000"/>
              </w:rPr>
              <w:t>It is adjustable in the tool. Several features described later can be chose to control or monitor. Connect to a pin of BLEDK3 upon the settings of tool and UI configuration.</w:t>
            </w:r>
          </w:p>
        </w:tc>
      </w:tr>
      <w:tr w:rsidR="00A8713F" w:rsidRPr="00F521F5" w14:paraId="3E3E0EA4"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A1"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5</w:t>
            </w:r>
          </w:p>
        </w:tc>
        <w:tc>
          <w:tcPr>
            <w:tcW w:w="1134" w:type="dxa"/>
            <w:tcBorders>
              <w:top w:val="single" w:sz="4" w:space="0" w:color="000000"/>
              <w:left w:val="single" w:sz="4" w:space="0" w:color="000000"/>
              <w:bottom w:val="single" w:sz="4" w:space="0" w:color="000000"/>
            </w:tcBorders>
            <w:shd w:val="clear" w:color="auto" w:fill="auto"/>
          </w:tcPr>
          <w:p w14:paraId="3E3E0EA2"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O</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A3" w14:textId="77777777" w:rsidR="00A8713F" w:rsidRPr="00777C38" w:rsidRDefault="00A8713F" w:rsidP="00B54532">
            <w:pPr>
              <w:snapToGrid w:val="0"/>
              <w:rPr>
                <w:rFonts w:ascii="Times New Roman" w:hAnsi="Times New Roman"/>
                <w:color w:val="FF0000"/>
              </w:rPr>
            </w:pPr>
            <w:r>
              <w:rPr>
                <w:rFonts w:ascii="Times New Roman" w:hAnsi="Times New Roman" w:hint="eastAsia"/>
                <w:color w:val="000000"/>
              </w:rPr>
              <w:t>It is adjustable in the tool. Several features described later can be chose to control or monitor. Connect to a pin of BLEDK3 upon the settings of tool and UI configuration.</w:t>
            </w:r>
          </w:p>
        </w:tc>
      </w:tr>
      <w:tr w:rsidR="00A8713F" w:rsidRPr="00F521F5" w14:paraId="3E3E0EA8"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A5"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6</w:t>
            </w:r>
          </w:p>
        </w:tc>
        <w:tc>
          <w:tcPr>
            <w:tcW w:w="1134" w:type="dxa"/>
            <w:tcBorders>
              <w:top w:val="single" w:sz="4" w:space="0" w:color="000000"/>
              <w:left w:val="single" w:sz="4" w:space="0" w:color="000000"/>
              <w:bottom w:val="single" w:sz="4" w:space="0" w:color="000000"/>
            </w:tcBorders>
            <w:shd w:val="clear" w:color="auto" w:fill="auto"/>
          </w:tcPr>
          <w:p w14:paraId="3E3E0EA6"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M</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A7" w14:textId="77777777" w:rsidR="00A8713F" w:rsidRPr="00D472DC" w:rsidRDefault="00A8713F" w:rsidP="00B54532">
            <w:pPr>
              <w:snapToGrid w:val="0"/>
              <w:rPr>
                <w:rFonts w:cs="Arial"/>
              </w:rPr>
            </w:pPr>
            <w:r>
              <w:rPr>
                <w:rFonts w:ascii="Times New Roman" w:hAnsi="Times New Roman" w:hint="eastAsia"/>
                <w:color w:val="000000"/>
              </w:rPr>
              <w:t xml:space="preserve">Connect to </w:t>
            </w:r>
            <w:r w:rsidRPr="00580E25">
              <w:rPr>
                <w:rFonts w:cs="Arial" w:hint="eastAsia"/>
              </w:rPr>
              <w:t>BLEDK_</w:t>
            </w:r>
            <w:r>
              <w:rPr>
                <w:rFonts w:cs="Arial" w:hint="eastAsia"/>
              </w:rPr>
              <w:t>STATUS_IND (P11)</w:t>
            </w:r>
          </w:p>
        </w:tc>
      </w:tr>
      <w:tr w:rsidR="00A8713F" w:rsidRPr="00F521F5" w14:paraId="3E3E0EAC" w14:textId="77777777" w:rsidTr="00B54532">
        <w:trPr>
          <w:cantSplit/>
          <w:trHeight w:val="454"/>
        </w:trPr>
        <w:tc>
          <w:tcPr>
            <w:tcW w:w="1193" w:type="dxa"/>
            <w:tcBorders>
              <w:top w:val="single" w:sz="4" w:space="0" w:color="000000"/>
              <w:left w:val="single" w:sz="4" w:space="0" w:color="000000"/>
              <w:bottom w:val="single" w:sz="4" w:space="0" w:color="000000"/>
            </w:tcBorders>
            <w:shd w:val="clear" w:color="auto" w:fill="auto"/>
          </w:tcPr>
          <w:p w14:paraId="3E3E0EA9"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GPIO 7</w:t>
            </w:r>
          </w:p>
        </w:tc>
        <w:tc>
          <w:tcPr>
            <w:tcW w:w="1134" w:type="dxa"/>
            <w:tcBorders>
              <w:top w:val="single" w:sz="4" w:space="0" w:color="000000"/>
              <w:left w:val="single" w:sz="4" w:space="0" w:color="000000"/>
              <w:bottom w:val="single" w:sz="4" w:space="0" w:color="000000"/>
            </w:tcBorders>
            <w:shd w:val="clear" w:color="auto" w:fill="auto"/>
          </w:tcPr>
          <w:p w14:paraId="3E3E0EAA" w14:textId="77777777" w:rsidR="00A8713F" w:rsidRPr="00F521F5" w:rsidRDefault="00A8713F" w:rsidP="00B54532">
            <w:pPr>
              <w:snapToGrid w:val="0"/>
              <w:rPr>
                <w:rFonts w:ascii="Times New Roman" w:hAnsi="Times New Roman"/>
                <w:color w:val="000000"/>
              </w:rPr>
            </w:pPr>
            <w:r>
              <w:rPr>
                <w:rFonts w:ascii="Times New Roman" w:hAnsi="Times New Roman" w:hint="eastAsia"/>
                <w:color w:val="000000"/>
              </w:rPr>
              <w:t>M</w:t>
            </w:r>
          </w:p>
        </w:tc>
        <w:tc>
          <w:tcPr>
            <w:tcW w:w="6378" w:type="dxa"/>
            <w:tcBorders>
              <w:top w:val="single" w:sz="4" w:space="0" w:color="000000"/>
              <w:left w:val="single" w:sz="4" w:space="0" w:color="000000"/>
              <w:bottom w:val="single" w:sz="4" w:space="0" w:color="000000"/>
              <w:right w:val="single" w:sz="4" w:space="0" w:color="000000"/>
            </w:tcBorders>
            <w:shd w:val="clear" w:color="auto" w:fill="auto"/>
          </w:tcPr>
          <w:p w14:paraId="3E3E0EAB" w14:textId="77777777" w:rsidR="00A8713F" w:rsidRPr="00D472DC" w:rsidRDefault="00A8713F" w:rsidP="00B54532">
            <w:pPr>
              <w:snapToGrid w:val="0"/>
              <w:rPr>
                <w:rFonts w:cs="Arial"/>
              </w:rPr>
            </w:pPr>
            <w:r>
              <w:rPr>
                <w:rFonts w:ascii="Times New Roman" w:hAnsi="Times New Roman" w:hint="eastAsia"/>
                <w:color w:val="000000"/>
              </w:rPr>
              <w:t xml:space="preserve">Connect to </w:t>
            </w:r>
            <w:r w:rsidRPr="00580E25">
              <w:rPr>
                <w:rFonts w:cs="Arial" w:hint="eastAsia"/>
              </w:rPr>
              <w:t>BLEDK_</w:t>
            </w:r>
            <w:r>
              <w:rPr>
                <w:rFonts w:cs="Arial" w:hint="eastAsia"/>
              </w:rPr>
              <w:t>STATUS2_IND (P10)</w:t>
            </w:r>
          </w:p>
        </w:tc>
      </w:tr>
    </w:tbl>
    <w:p w14:paraId="3E3E0EAD" w14:textId="77777777" w:rsidR="00A8713F" w:rsidRDefault="00A8713F" w:rsidP="00A8713F">
      <w:pPr>
        <w:ind w:firstLine="357"/>
        <w:jc w:val="left"/>
      </w:pPr>
      <w:r>
        <w:rPr>
          <w:rFonts w:hint="eastAsia"/>
        </w:rPr>
        <w:t>There are several optional features for GPIO 3 to GPIO 5 including:</w:t>
      </w:r>
    </w:p>
    <w:p w14:paraId="3E3E0EAE" w14:textId="77777777" w:rsidR="00A8713F" w:rsidRDefault="00A8713F" w:rsidP="00A8713F">
      <w:pPr>
        <w:numPr>
          <w:ilvl w:val="0"/>
          <w:numId w:val="44"/>
        </w:numPr>
        <w:spacing w:after="200" w:line="276" w:lineRule="auto"/>
        <w:jc w:val="left"/>
      </w:pPr>
      <w:r>
        <w:rPr>
          <w:rFonts w:hint="eastAsia"/>
        </w:rPr>
        <w:t>Low Battery Indicator: indicate battery low or normal (High status means low battery).</w:t>
      </w:r>
    </w:p>
    <w:p w14:paraId="3E3E0EAF" w14:textId="77777777" w:rsidR="00A8713F" w:rsidRDefault="00A8713F" w:rsidP="00A8713F">
      <w:pPr>
        <w:numPr>
          <w:ilvl w:val="0"/>
          <w:numId w:val="44"/>
        </w:numPr>
        <w:spacing w:after="200" w:line="276" w:lineRule="auto"/>
        <w:jc w:val="left"/>
      </w:pPr>
      <w:r>
        <w:rPr>
          <w:rFonts w:hint="eastAsia"/>
        </w:rPr>
        <w:t>RSSI Indicator: Link quality indicator, normal or weak (High status means low quality).</w:t>
      </w:r>
    </w:p>
    <w:p w14:paraId="3E3E0EB0" w14:textId="77777777" w:rsidR="00A8713F" w:rsidRDefault="00A8713F" w:rsidP="00A8713F">
      <w:pPr>
        <w:numPr>
          <w:ilvl w:val="0"/>
          <w:numId w:val="44"/>
        </w:numPr>
        <w:spacing w:after="200" w:line="276" w:lineRule="auto"/>
        <w:jc w:val="left"/>
      </w:pPr>
      <w:r>
        <w:rPr>
          <w:rFonts w:hint="eastAsia"/>
        </w:rPr>
        <w:t>UART RTS (Default: BLEDK3_P36): RTS status (High status means flow stop).</w:t>
      </w:r>
    </w:p>
    <w:p w14:paraId="3E3E0EB1" w14:textId="77777777" w:rsidR="00A8713F" w:rsidRDefault="00A8713F" w:rsidP="00A8713F">
      <w:pPr>
        <w:pStyle w:val="Heading1"/>
        <w:ind w:left="357" w:hanging="357"/>
        <w:jc w:val="left"/>
      </w:pPr>
      <w:bookmarkStart w:id="16" w:name="_Toc415583173"/>
      <w:bookmarkStart w:id="17" w:name="_Toc415594526"/>
      <w:r>
        <w:rPr>
          <w:rFonts w:hint="eastAsia"/>
        </w:rPr>
        <w:t>Software Outlook</w:t>
      </w:r>
      <w:bookmarkEnd w:id="16"/>
      <w:bookmarkEnd w:id="17"/>
    </w:p>
    <w:p w14:paraId="3E3E0EB2" w14:textId="77777777" w:rsidR="00A8713F" w:rsidRDefault="00A8713F" w:rsidP="00A8713F">
      <w:pPr>
        <w:pStyle w:val="Heading2"/>
        <w:tabs>
          <w:tab w:val="left" w:pos="450"/>
        </w:tabs>
        <w:spacing w:before="200" w:beforeAutospacing="0"/>
        <w:ind w:left="357" w:hanging="360"/>
        <w:jc w:val="left"/>
      </w:pPr>
      <w:bookmarkStart w:id="18" w:name="_Toc415583174"/>
      <w:bookmarkStart w:id="19" w:name="_Toc415594527"/>
      <w:r>
        <w:rPr>
          <w:rFonts w:hint="eastAsia"/>
        </w:rPr>
        <w:t>Settings</w:t>
      </w:r>
      <w:bookmarkEnd w:id="18"/>
      <w:bookmarkEnd w:id="19"/>
    </w:p>
    <w:p w14:paraId="3E3E0EB3" w14:textId="77777777" w:rsidR="00A8713F" w:rsidRPr="00224D1C" w:rsidRDefault="00A8713F" w:rsidP="00A8713F">
      <w:pPr>
        <w:rPr>
          <w:lang w:val="x-none"/>
        </w:rPr>
      </w:pPr>
    </w:p>
    <w:p w14:paraId="3E3E0EB4" w14:textId="77777777" w:rsidR="00A8713F" w:rsidRDefault="003A36C0" w:rsidP="00A8713F">
      <w:pPr>
        <w:keepNext/>
        <w:ind w:left="357"/>
        <w:jc w:val="left"/>
      </w:pPr>
      <w:r>
        <w:rPr>
          <w:rFonts w:hint="eastAsia"/>
          <w:noProof/>
          <w:lang w:eastAsia="en-US"/>
        </w:rPr>
        <w:lastRenderedPageBreak/>
        <w:drawing>
          <wp:inline distT="0" distB="0" distL="0" distR="0" wp14:anchorId="3E3E0F15" wp14:editId="3E3E0F16">
            <wp:extent cx="5010150" cy="6153150"/>
            <wp:effectExtent l="0" t="0" r="0" b="0"/>
            <wp:docPr id="1377" name="圖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6153150"/>
                    </a:xfrm>
                    <a:prstGeom prst="rect">
                      <a:avLst/>
                    </a:prstGeom>
                    <a:noFill/>
                    <a:ln>
                      <a:noFill/>
                    </a:ln>
                  </pic:spPr>
                </pic:pic>
              </a:graphicData>
            </a:graphic>
          </wp:inline>
        </w:drawing>
      </w:r>
    </w:p>
    <w:p w14:paraId="3E3E0EB5" w14:textId="77777777" w:rsidR="00A8713F" w:rsidRDefault="00A8713F" w:rsidP="00A8713F">
      <w:pPr>
        <w:pStyle w:val="Caption"/>
        <w:ind w:left="2880"/>
        <w:jc w:val="left"/>
      </w:pPr>
      <w:r>
        <w:t xml:space="preserve">Figure </w:t>
      </w:r>
      <w:r>
        <w:rPr>
          <w:rFonts w:hint="eastAsia"/>
        </w:rPr>
        <w:t>3.1 Tool settings</w:t>
      </w:r>
    </w:p>
    <w:p w14:paraId="3E3E0EB6" w14:textId="77777777" w:rsidR="00A8713F" w:rsidRDefault="00A8713F" w:rsidP="00A8713F">
      <w:pPr>
        <w:ind w:left="357"/>
        <w:jc w:val="left"/>
      </w:pPr>
      <w:r w:rsidRPr="00827BBB">
        <w:rPr>
          <w:rFonts w:hint="eastAsia"/>
        </w:rPr>
        <w:t>[</w:t>
      </w:r>
      <w:r w:rsidRPr="00827BBB">
        <w:t>COM Port</w:t>
      </w:r>
      <w:r w:rsidRPr="00827BBB">
        <w:rPr>
          <w:rFonts w:hint="eastAsia"/>
        </w:rPr>
        <w:t>]</w:t>
      </w:r>
      <w:r w:rsidRPr="006E42BD">
        <w:rPr>
          <w:rFonts w:hint="eastAsia"/>
        </w:rPr>
        <w:t>:</w:t>
      </w:r>
      <w:r>
        <w:rPr>
          <w:rFonts w:hint="eastAsia"/>
        </w:rPr>
        <w:t xml:space="preserve"> The settings of COM port connecting with BLEDK3.</w:t>
      </w:r>
    </w:p>
    <w:p w14:paraId="3E3E0EB7" w14:textId="77777777" w:rsidR="00A8713F" w:rsidRDefault="00A8713F" w:rsidP="00A8713F">
      <w:pPr>
        <w:ind w:left="357"/>
        <w:jc w:val="left"/>
      </w:pPr>
      <w:r w:rsidRPr="00827BBB">
        <w:rPr>
          <w:rFonts w:hint="eastAsia"/>
        </w:rPr>
        <w:t>[GPIO3][GPIO4][GPIO5]</w:t>
      </w:r>
      <w:r>
        <w:rPr>
          <w:rFonts w:hint="eastAsia"/>
        </w:rPr>
        <w:t>: Adjustable GPIOs.</w:t>
      </w:r>
    </w:p>
    <w:p w14:paraId="3E3E0EB8" w14:textId="77777777" w:rsidR="00A8713F" w:rsidRDefault="00A8713F" w:rsidP="00A8713F">
      <w:pPr>
        <w:ind w:left="357"/>
        <w:jc w:val="left"/>
      </w:pPr>
      <w:r w:rsidRPr="00827BBB">
        <w:rPr>
          <w:rFonts w:hint="eastAsia"/>
        </w:rPr>
        <w:t>[H/W CTS Flow Control]</w:t>
      </w:r>
      <w:r>
        <w:rPr>
          <w:rFonts w:hint="eastAsia"/>
        </w:rPr>
        <w:t>: Enable/disable UART flow control of MCP2200.</w:t>
      </w:r>
    </w:p>
    <w:p w14:paraId="3E3E0EB9" w14:textId="77777777" w:rsidR="00A8713F" w:rsidRPr="007F0F8F" w:rsidRDefault="00A8713F" w:rsidP="00A8713F">
      <w:pPr>
        <w:ind w:left="357"/>
        <w:jc w:val="left"/>
        <w:rPr>
          <w:b/>
        </w:rPr>
      </w:pPr>
      <w:r w:rsidRPr="00827BBB">
        <w:rPr>
          <w:rFonts w:hint="eastAsia"/>
        </w:rPr>
        <w:t>[Rx_Ind delay Time]</w:t>
      </w:r>
      <w:r>
        <w:rPr>
          <w:rFonts w:hint="eastAsia"/>
        </w:rPr>
        <w:t>: Adjust the delay time of Rx_IND before transmitting data to ensure BLEDK3 is ready to receive UART data. The time may be different upon the performance of computers.</w:t>
      </w:r>
    </w:p>
    <w:p w14:paraId="3E3E0EBA" w14:textId="77777777" w:rsidR="00A8713F" w:rsidRDefault="00A8713F" w:rsidP="00A8713F">
      <w:pPr>
        <w:pStyle w:val="Heading2"/>
        <w:tabs>
          <w:tab w:val="left" w:pos="450"/>
        </w:tabs>
        <w:spacing w:before="200" w:beforeAutospacing="0"/>
        <w:ind w:left="357" w:hanging="360"/>
        <w:jc w:val="left"/>
      </w:pPr>
      <w:bookmarkStart w:id="20" w:name="_Toc415583175"/>
      <w:r>
        <w:br w:type="page"/>
      </w:r>
      <w:bookmarkStart w:id="21" w:name="_Toc415594528"/>
      <w:r>
        <w:rPr>
          <w:rFonts w:hint="eastAsia"/>
        </w:rPr>
        <w:lastRenderedPageBreak/>
        <w:t>Raw Data Page</w:t>
      </w:r>
      <w:bookmarkEnd w:id="20"/>
      <w:bookmarkEnd w:id="21"/>
    </w:p>
    <w:p w14:paraId="3E3E0EBB" w14:textId="77777777" w:rsidR="00A8713F" w:rsidRDefault="00A8713F" w:rsidP="00A8713F">
      <w:pPr>
        <w:ind w:left="357" w:firstLine="3"/>
        <w:jc w:val="left"/>
        <w:rPr>
          <w:lang w:val="x-none"/>
        </w:rPr>
      </w:pPr>
      <w:r>
        <w:rPr>
          <w:lang w:val="x-none"/>
        </w:rPr>
        <w:t xml:space="preserve">This page </w:t>
      </w:r>
      <w:r>
        <w:rPr>
          <w:rFonts w:hint="eastAsia"/>
          <w:lang w:val="x-none"/>
        </w:rPr>
        <w:t>consists of some functions to</w:t>
      </w:r>
      <w:r>
        <w:rPr>
          <w:lang w:val="x-none"/>
        </w:rPr>
        <w:t xml:space="preserve"> emulat</w:t>
      </w:r>
      <w:r>
        <w:rPr>
          <w:rFonts w:hint="eastAsia"/>
          <w:lang w:val="x-none"/>
        </w:rPr>
        <w:t>e</w:t>
      </w:r>
      <w:r>
        <w:rPr>
          <w:lang w:val="x-none"/>
        </w:rPr>
        <w:t xml:space="preserve"> MCU</w:t>
      </w:r>
      <w:r>
        <w:rPr>
          <w:rFonts w:hint="eastAsia"/>
          <w:lang w:val="x-none"/>
        </w:rPr>
        <w:t xml:space="preserve"> to</w:t>
      </w:r>
      <w:r w:rsidRPr="002019BC">
        <w:rPr>
          <w:lang w:val="x-none"/>
        </w:rPr>
        <w:t xml:space="preserve"> test</w:t>
      </w:r>
      <w:r>
        <w:rPr>
          <w:rFonts w:hint="eastAsia"/>
          <w:lang w:val="x-none"/>
        </w:rPr>
        <w:t xml:space="preserve"> the </w:t>
      </w:r>
      <w:r w:rsidRPr="002019BC">
        <w:rPr>
          <w:lang w:val="x-none"/>
        </w:rPr>
        <w:t xml:space="preserve">stability </w:t>
      </w:r>
      <w:r>
        <w:rPr>
          <w:rFonts w:hint="eastAsia"/>
          <w:lang w:val="x-none"/>
        </w:rPr>
        <w:t xml:space="preserve">of </w:t>
      </w:r>
      <w:r>
        <w:rPr>
          <w:lang w:val="x-none"/>
        </w:rPr>
        <w:t>BLEDK3</w:t>
      </w:r>
      <w:r>
        <w:rPr>
          <w:rFonts w:hint="eastAsia"/>
          <w:lang w:val="x-none"/>
        </w:rPr>
        <w:t xml:space="preserve"> mainly, such as data transmission, GPIO indication and link status.</w:t>
      </w:r>
    </w:p>
    <w:p w14:paraId="3E3E0EBC" w14:textId="77777777" w:rsidR="00A8713F" w:rsidRDefault="003A36C0" w:rsidP="00A8713F">
      <w:pPr>
        <w:keepNext/>
        <w:ind w:firstLine="360"/>
        <w:jc w:val="left"/>
      </w:pPr>
      <w:r>
        <w:object w:dxaOrig="8417" w:dyaOrig="9733" w14:anchorId="3E3E0F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86.75pt" o:ole="">
            <v:imagedata r:id="rId15" o:title=""/>
          </v:shape>
          <o:OLEObject Type="Embed" ProgID="Visio.Drawing.11" ShapeID="_x0000_i1025" DrawAspect="Content" ObjectID="_1506842398" r:id="rId16"/>
        </w:object>
      </w:r>
    </w:p>
    <w:p w14:paraId="3E3E0EBD" w14:textId="77777777" w:rsidR="00A8713F" w:rsidRPr="0034112B" w:rsidRDefault="00A8713F" w:rsidP="00A8713F">
      <w:pPr>
        <w:pStyle w:val="Caption"/>
        <w:ind w:left="2160" w:firstLine="720"/>
        <w:jc w:val="left"/>
      </w:pPr>
      <w:r>
        <w:t xml:space="preserve">Figure </w:t>
      </w:r>
      <w:r>
        <w:rPr>
          <w:rFonts w:hint="eastAsia"/>
        </w:rPr>
        <w:t>3.2 Raw data page view</w:t>
      </w:r>
    </w:p>
    <w:p w14:paraId="3E3E0EBE" w14:textId="77777777" w:rsidR="00A8713F" w:rsidRPr="0040460A" w:rsidRDefault="00A8713F" w:rsidP="00A8713F">
      <w:pPr>
        <w:numPr>
          <w:ilvl w:val="0"/>
          <w:numId w:val="43"/>
        </w:numPr>
        <w:spacing w:after="200" w:line="276" w:lineRule="auto"/>
        <w:jc w:val="left"/>
        <w:rPr>
          <w:b/>
          <w:bCs/>
          <w:lang w:val="x-none"/>
        </w:rPr>
      </w:pPr>
      <w:r w:rsidRPr="0040460A">
        <w:rPr>
          <w:rFonts w:hint="eastAsia"/>
          <w:b/>
          <w:bCs/>
          <w:lang w:val="x-none"/>
        </w:rPr>
        <w:t>Tx Control</w:t>
      </w:r>
    </w:p>
    <w:p w14:paraId="3E3E0EBF" w14:textId="77777777" w:rsidR="00A8713F" w:rsidRPr="00723B9D" w:rsidRDefault="00A8713F" w:rsidP="00A8713F">
      <w:pPr>
        <w:ind w:firstLine="720"/>
        <w:jc w:val="left"/>
      </w:pPr>
      <w:r>
        <w:rPr>
          <w:rFonts w:hint="eastAsia"/>
        </w:rPr>
        <w:t>[Load File]</w:t>
      </w:r>
      <w:r w:rsidRPr="00723B9D">
        <w:rPr>
          <w:rFonts w:hint="eastAsia"/>
        </w:rPr>
        <w:t xml:space="preserve">: </w:t>
      </w:r>
      <w:r>
        <w:rPr>
          <w:rFonts w:hint="eastAsia"/>
        </w:rPr>
        <w:t xml:space="preserve">Load a text file for transmission or received data </w:t>
      </w:r>
      <w:r>
        <w:t>comparison</w:t>
      </w:r>
      <w:r>
        <w:rPr>
          <w:rFonts w:hint="eastAsia"/>
        </w:rPr>
        <w:t>.</w:t>
      </w:r>
    </w:p>
    <w:p w14:paraId="3E3E0EC0" w14:textId="77777777" w:rsidR="00A8713F" w:rsidRPr="00723B9D" w:rsidRDefault="00A8713F" w:rsidP="00A8713F">
      <w:pPr>
        <w:ind w:firstLine="720"/>
        <w:jc w:val="left"/>
      </w:pPr>
      <w:r>
        <w:rPr>
          <w:rFonts w:hint="eastAsia"/>
        </w:rPr>
        <w:t>[Block Size]</w:t>
      </w:r>
      <w:r w:rsidRPr="00723B9D">
        <w:rPr>
          <w:rFonts w:hint="eastAsia"/>
        </w:rPr>
        <w:t>:</w:t>
      </w:r>
      <w:r w:rsidRPr="00596E9A">
        <w:rPr>
          <w:rFonts w:hint="eastAsia"/>
        </w:rPr>
        <w:t xml:space="preserve"> </w:t>
      </w:r>
      <w:r>
        <w:rPr>
          <w:rFonts w:hint="eastAsia"/>
        </w:rPr>
        <w:t>The size of UART data block.</w:t>
      </w:r>
    </w:p>
    <w:p w14:paraId="3E3E0EC1" w14:textId="77777777" w:rsidR="00A8713F" w:rsidRPr="00723B9D" w:rsidRDefault="00A8713F" w:rsidP="00A8713F">
      <w:pPr>
        <w:ind w:firstLine="720"/>
        <w:jc w:val="left"/>
      </w:pPr>
      <w:r>
        <w:rPr>
          <w:rFonts w:hint="eastAsia"/>
        </w:rPr>
        <w:t>[Delta Time]: The delay time between data blocks.</w:t>
      </w:r>
    </w:p>
    <w:p w14:paraId="3E3E0EC2" w14:textId="77777777" w:rsidR="00A8713F" w:rsidRPr="00723B9D" w:rsidRDefault="00A8713F" w:rsidP="00A8713F">
      <w:pPr>
        <w:ind w:firstLine="720"/>
        <w:jc w:val="left"/>
      </w:pPr>
      <w:r>
        <w:rPr>
          <w:rFonts w:hint="eastAsia"/>
        </w:rPr>
        <w:t>[Channel ID]</w:t>
      </w:r>
      <w:r w:rsidRPr="00723B9D">
        <w:rPr>
          <w:rFonts w:hint="eastAsia"/>
        </w:rPr>
        <w:t>: it is non-used at present</w:t>
      </w:r>
      <w:r>
        <w:rPr>
          <w:rFonts w:hint="eastAsia"/>
        </w:rPr>
        <w:t>.</w:t>
      </w:r>
    </w:p>
    <w:p w14:paraId="3E3E0EC3" w14:textId="77777777" w:rsidR="00A8713F" w:rsidRPr="00723B9D" w:rsidRDefault="00A8713F" w:rsidP="00A8713F">
      <w:pPr>
        <w:ind w:left="720"/>
        <w:jc w:val="left"/>
      </w:pPr>
      <w:r>
        <w:rPr>
          <w:rFonts w:hint="eastAsia"/>
        </w:rPr>
        <w:t>[Repeat]</w:t>
      </w:r>
      <w:r w:rsidRPr="00723B9D">
        <w:rPr>
          <w:rFonts w:hint="eastAsia"/>
        </w:rPr>
        <w:t xml:space="preserve">: </w:t>
      </w:r>
      <w:r>
        <w:rPr>
          <w:rFonts w:hint="eastAsia"/>
        </w:rPr>
        <w:t xml:space="preserve">The repeated round times of data file transmission. (Always repeat if </w:t>
      </w:r>
      <w:r>
        <w:t>this</w:t>
      </w:r>
      <w:r>
        <w:rPr>
          <w:rFonts w:hint="eastAsia"/>
        </w:rPr>
        <w:t xml:space="preserve"> parameter set to 0).</w:t>
      </w:r>
    </w:p>
    <w:p w14:paraId="3E3E0EC4" w14:textId="77777777" w:rsidR="00A8713F" w:rsidRPr="00723B9D" w:rsidRDefault="00A8713F" w:rsidP="00A8713F">
      <w:pPr>
        <w:ind w:firstLine="720"/>
        <w:jc w:val="left"/>
      </w:pPr>
      <w:r w:rsidRPr="00723B9D">
        <w:rPr>
          <w:rFonts w:hint="eastAsia"/>
        </w:rPr>
        <w:lastRenderedPageBreak/>
        <w:t xml:space="preserve">[Tx Number]: </w:t>
      </w:r>
      <w:r>
        <w:rPr>
          <w:rFonts w:hint="eastAsia"/>
        </w:rPr>
        <w:t>Amount of transmitted data.</w:t>
      </w:r>
    </w:p>
    <w:p w14:paraId="3E3E0EC5" w14:textId="77777777" w:rsidR="00A8713F" w:rsidRPr="00723B9D" w:rsidRDefault="00A8713F" w:rsidP="00A8713F">
      <w:pPr>
        <w:ind w:firstLine="720"/>
        <w:jc w:val="left"/>
      </w:pPr>
      <w:r>
        <w:rPr>
          <w:rFonts w:hint="eastAsia"/>
        </w:rPr>
        <w:t>[Rx Number]: Amount of received data.</w:t>
      </w:r>
    </w:p>
    <w:p w14:paraId="3E3E0EC6" w14:textId="77777777" w:rsidR="00A8713F" w:rsidRPr="00723B9D" w:rsidRDefault="00A8713F" w:rsidP="00A8713F">
      <w:pPr>
        <w:ind w:firstLine="720"/>
        <w:jc w:val="left"/>
      </w:pPr>
      <w:r>
        <w:rPr>
          <w:rFonts w:hint="eastAsia"/>
        </w:rPr>
        <w:t>[Tx Start]: Start to transmit the file.</w:t>
      </w:r>
    </w:p>
    <w:p w14:paraId="3E3E0EC7" w14:textId="77777777" w:rsidR="00A8713F" w:rsidRDefault="00A8713F" w:rsidP="00A8713F">
      <w:pPr>
        <w:ind w:firstLine="720"/>
        <w:jc w:val="left"/>
      </w:pPr>
      <w:r>
        <w:rPr>
          <w:rFonts w:hint="eastAsia"/>
        </w:rPr>
        <w:t>[Stop]: S</w:t>
      </w:r>
      <w:r w:rsidRPr="00723B9D">
        <w:rPr>
          <w:rFonts w:hint="eastAsia"/>
        </w:rPr>
        <w:t>top data transfer</w:t>
      </w:r>
      <w:r>
        <w:rPr>
          <w:rFonts w:hint="eastAsia"/>
        </w:rPr>
        <w:t>.</w:t>
      </w:r>
    </w:p>
    <w:p w14:paraId="3E3E0EC8" w14:textId="77777777" w:rsidR="00A8713F" w:rsidRDefault="00A8713F" w:rsidP="00A8713F">
      <w:pPr>
        <w:ind w:left="720"/>
        <w:jc w:val="left"/>
        <w:rPr>
          <w:rFonts w:ascii="Times New Roman" w:hAnsi="Times New Roman"/>
          <w:sz w:val="24"/>
          <w:szCs w:val="24"/>
        </w:rPr>
      </w:pPr>
      <w:r>
        <w:rPr>
          <w:rFonts w:hint="eastAsia"/>
        </w:rPr>
        <w:t>[Compare Enable]:</w:t>
      </w:r>
      <w:r w:rsidRPr="00E40F09">
        <w:rPr>
          <w:rFonts w:ascii="Times New Roman" w:hAnsi="Times New Roman" w:hint="eastAsia"/>
          <w:sz w:val="24"/>
          <w:szCs w:val="24"/>
        </w:rPr>
        <w:t xml:space="preserve"> </w:t>
      </w:r>
      <w:r>
        <w:rPr>
          <w:rFonts w:hint="eastAsia"/>
        </w:rPr>
        <w:t xml:space="preserve">Enable/disable the </w:t>
      </w:r>
      <w:r w:rsidRPr="00371897">
        <w:t xml:space="preserve">Compare </w:t>
      </w:r>
      <w:r>
        <w:rPr>
          <w:rFonts w:hint="eastAsia"/>
        </w:rPr>
        <w:t>function.</w:t>
      </w:r>
      <w:r w:rsidRPr="00371897">
        <w:t xml:space="preserve"> The compa</w:t>
      </w:r>
      <w:r>
        <w:rPr>
          <w:rFonts w:hint="eastAsia"/>
        </w:rPr>
        <w:t>rison</w:t>
      </w:r>
      <w:r w:rsidRPr="00371897">
        <w:t xml:space="preserve"> will be </w:t>
      </w:r>
      <w:r>
        <w:rPr>
          <w:rFonts w:hint="eastAsia"/>
        </w:rPr>
        <w:t>triggered while no more</w:t>
      </w:r>
      <w:r w:rsidRPr="00371897">
        <w:t xml:space="preserve"> </w:t>
      </w:r>
      <w:r>
        <w:rPr>
          <w:rFonts w:hint="eastAsia"/>
        </w:rPr>
        <w:t>incoming</w:t>
      </w:r>
      <w:r w:rsidRPr="00371897">
        <w:t xml:space="preserve"> data </w:t>
      </w:r>
      <w:r>
        <w:rPr>
          <w:rFonts w:hint="eastAsia"/>
        </w:rPr>
        <w:t xml:space="preserve">for </w:t>
      </w:r>
      <w:r w:rsidRPr="00371897">
        <w:t>3 seconds.</w:t>
      </w:r>
    </w:p>
    <w:p w14:paraId="3E3E0EC9" w14:textId="77777777" w:rsidR="00A8713F" w:rsidRPr="00E40F09" w:rsidRDefault="00A8713F" w:rsidP="00A8713F">
      <w:pPr>
        <w:ind w:firstLine="720"/>
        <w:jc w:val="left"/>
        <w:rPr>
          <w:rFonts w:ascii="Times New Roman" w:hAnsi="Times New Roman"/>
          <w:sz w:val="24"/>
          <w:szCs w:val="24"/>
        </w:rPr>
      </w:pPr>
      <w:r>
        <w:rPr>
          <w:rFonts w:ascii="Times New Roman" w:hAnsi="Times New Roman" w:hint="eastAsia"/>
          <w:sz w:val="24"/>
          <w:szCs w:val="24"/>
        </w:rPr>
        <w:t>[Reset Timer]: Reset the timer count of receiving data.</w:t>
      </w:r>
    </w:p>
    <w:p w14:paraId="3E3E0ECA" w14:textId="77777777" w:rsidR="00A8713F" w:rsidRPr="0040460A" w:rsidRDefault="00A8713F" w:rsidP="00A8713F">
      <w:pPr>
        <w:numPr>
          <w:ilvl w:val="0"/>
          <w:numId w:val="43"/>
        </w:numPr>
        <w:spacing w:after="200" w:line="276" w:lineRule="auto"/>
        <w:jc w:val="left"/>
        <w:rPr>
          <w:b/>
          <w:bCs/>
          <w:lang w:val="x-none"/>
        </w:rPr>
      </w:pPr>
      <w:r w:rsidRPr="0040460A">
        <w:rPr>
          <w:rFonts w:hint="eastAsia"/>
          <w:b/>
          <w:bCs/>
          <w:lang w:val="x-none"/>
        </w:rPr>
        <w:t>GPIO Control</w:t>
      </w:r>
    </w:p>
    <w:p w14:paraId="3E3E0ECB" w14:textId="77777777" w:rsidR="00A8713F" w:rsidRPr="00FA31A4" w:rsidRDefault="00A8713F" w:rsidP="00A8713F">
      <w:pPr>
        <w:ind w:left="360" w:firstLine="360"/>
        <w:rPr>
          <w:rFonts w:ascii="Times New Roman" w:hAnsi="Times New Roman"/>
          <w:sz w:val="24"/>
          <w:szCs w:val="24"/>
        </w:rPr>
      </w:pPr>
      <w:r w:rsidRPr="00FA31A4">
        <w:rPr>
          <w:rFonts w:ascii="Times New Roman" w:hAnsi="Times New Roman" w:hint="eastAsia"/>
          <w:sz w:val="24"/>
          <w:szCs w:val="24"/>
        </w:rPr>
        <w:t>[RTS State]: Show the RTS status</w:t>
      </w:r>
      <w:r>
        <w:rPr>
          <w:rFonts w:ascii="Times New Roman" w:hAnsi="Times New Roman" w:hint="eastAsia"/>
          <w:sz w:val="24"/>
          <w:szCs w:val="24"/>
        </w:rPr>
        <w:t xml:space="preserve">. </w:t>
      </w:r>
      <w:r w:rsidRPr="00FA31A4">
        <w:rPr>
          <w:rFonts w:ascii="Times New Roman" w:hAnsi="Times New Roman" w:hint="eastAsia"/>
          <w:sz w:val="24"/>
          <w:szCs w:val="24"/>
        </w:rPr>
        <w:t>(The feature enabled by the selection of GPIO3~5)</w:t>
      </w:r>
    </w:p>
    <w:p w14:paraId="3E3E0ECC" w14:textId="77777777" w:rsidR="00A8713F" w:rsidRPr="00FA31A4" w:rsidRDefault="00A8713F" w:rsidP="00A8713F">
      <w:pPr>
        <w:spacing w:before="240"/>
        <w:ind w:left="360" w:firstLine="360"/>
        <w:rPr>
          <w:rFonts w:ascii="Times New Roman" w:hAnsi="Times New Roman"/>
          <w:sz w:val="24"/>
          <w:szCs w:val="24"/>
        </w:rPr>
      </w:pPr>
      <w:r w:rsidRPr="00FA31A4">
        <w:rPr>
          <w:rFonts w:ascii="Times New Roman" w:hAnsi="Times New Roman" w:hint="eastAsia"/>
          <w:sz w:val="24"/>
          <w:szCs w:val="24"/>
        </w:rPr>
        <w:t xml:space="preserve">[Low Batt Ind]: Low </w:t>
      </w:r>
      <w:r w:rsidRPr="00FA31A4">
        <w:rPr>
          <w:rFonts w:ascii="Times New Roman" w:hAnsi="Times New Roman"/>
          <w:sz w:val="24"/>
          <w:szCs w:val="24"/>
        </w:rPr>
        <w:t xml:space="preserve">battery </w:t>
      </w:r>
      <w:r>
        <w:rPr>
          <w:rFonts w:ascii="Times New Roman" w:hAnsi="Times New Roman" w:hint="eastAsia"/>
          <w:sz w:val="24"/>
          <w:szCs w:val="24"/>
        </w:rPr>
        <w:t>indication.</w:t>
      </w:r>
      <w:r w:rsidRPr="00FA31A4">
        <w:rPr>
          <w:rFonts w:ascii="Times New Roman" w:hAnsi="Times New Roman" w:hint="eastAsia"/>
          <w:sz w:val="24"/>
          <w:szCs w:val="24"/>
        </w:rPr>
        <w:t xml:space="preserve"> (The feature enabled by the selection of GPIO3~5)</w:t>
      </w:r>
    </w:p>
    <w:p w14:paraId="3E3E0ECD" w14:textId="77777777" w:rsidR="00A8713F" w:rsidRDefault="00A8713F" w:rsidP="00A8713F">
      <w:pPr>
        <w:spacing w:before="240"/>
        <w:ind w:left="360" w:firstLine="360"/>
        <w:rPr>
          <w:lang w:val="x-none"/>
        </w:rPr>
      </w:pPr>
      <w:r w:rsidRPr="00FA31A4">
        <w:rPr>
          <w:rFonts w:ascii="Times New Roman" w:hAnsi="Times New Roman" w:hint="eastAsia"/>
          <w:sz w:val="24"/>
          <w:szCs w:val="24"/>
        </w:rPr>
        <w:t xml:space="preserve">[RSSI Ind]: </w:t>
      </w:r>
      <w:r>
        <w:rPr>
          <w:rFonts w:ascii="Times New Roman" w:hAnsi="Times New Roman" w:hint="eastAsia"/>
          <w:sz w:val="24"/>
          <w:szCs w:val="24"/>
        </w:rPr>
        <w:t>RF signal strength indication.</w:t>
      </w:r>
      <w:r w:rsidRPr="00FA31A4">
        <w:rPr>
          <w:rFonts w:ascii="Times New Roman" w:hAnsi="Times New Roman" w:hint="eastAsia"/>
          <w:sz w:val="24"/>
          <w:szCs w:val="24"/>
        </w:rPr>
        <w:t xml:space="preserve"> (The feature enabled by the selection of GPIO3~5)</w:t>
      </w:r>
    </w:p>
    <w:p w14:paraId="3E3E0ECE" w14:textId="77777777" w:rsidR="00A8713F" w:rsidRPr="00596E9A" w:rsidRDefault="00A8713F" w:rsidP="00A8713F">
      <w:pPr>
        <w:ind w:left="360" w:firstLine="360"/>
        <w:rPr>
          <w:lang w:val="x-none"/>
        </w:rPr>
      </w:pPr>
      <w:r w:rsidRPr="00926E1E">
        <w:rPr>
          <w:rFonts w:hint="eastAsia"/>
          <w:lang w:val="x-none"/>
        </w:rPr>
        <w:t xml:space="preserve"> [Start Monitor RSSI]:</w:t>
      </w:r>
      <w:r>
        <w:rPr>
          <w:rFonts w:hint="eastAsia"/>
          <w:lang w:val="x-none"/>
        </w:rPr>
        <w:t xml:space="preserve"> This button is no use in BLEDK3.</w:t>
      </w:r>
    </w:p>
    <w:p w14:paraId="3E3E0ECF" w14:textId="77777777" w:rsidR="00A8713F" w:rsidRPr="0040460A" w:rsidRDefault="00A8713F" w:rsidP="00A8713F">
      <w:pPr>
        <w:numPr>
          <w:ilvl w:val="0"/>
          <w:numId w:val="43"/>
        </w:numPr>
        <w:spacing w:after="200" w:line="276" w:lineRule="auto"/>
        <w:jc w:val="left"/>
        <w:rPr>
          <w:b/>
          <w:bCs/>
          <w:lang w:val="x-none"/>
        </w:rPr>
      </w:pPr>
      <w:r w:rsidRPr="0040460A">
        <w:rPr>
          <w:rFonts w:hint="eastAsia"/>
          <w:b/>
          <w:bCs/>
          <w:lang w:val="x-none"/>
        </w:rPr>
        <w:t>Link Status</w:t>
      </w:r>
    </w:p>
    <w:p w14:paraId="3E3E0ED0" w14:textId="77777777" w:rsidR="00A8713F" w:rsidRPr="00E40F09" w:rsidRDefault="00A8713F" w:rsidP="00A8713F">
      <w:pPr>
        <w:ind w:left="720"/>
        <w:jc w:val="left"/>
      </w:pPr>
      <w:r>
        <w:rPr>
          <w:rFonts w:hint="eastAsia"/>
        </w:rPr>
        <w:t>[Link Status]</w:t>
      </w:r>
      <w:r w:rsidRPr="00E40F09">
        <w:rPr>
          <w:rFonts w:hint="eastAsia"/>
        </w:rPr>
        <w:t xml:space="preserve">: </w:t>
      </w:r>
      <w:r>
        <w:rPr>
          <w:rFonts w:hint="eastAsia"/>
        </w:rPr>
        <w:t>Monitor</w:t>
      </w:r>
      <w:r w:rsidRPr="00E40F09">
        <w:rPr>
          <w:rFonts w:hint="eastAsia"/>
        </w:rPr>
        <w:t xml:space="preserve"> the</w:t>
      </w:r>
      <w:r>
        <w:rPr>
          <w:rFonts w:hint="eastAsia"/>
        </w:rPr>
        <w:t xml:space="preserve"> link</w:t>
      </w:r>
      <w:r w:rsidRPr="00E40F09">
        <w:rPr>
          <w:rFonts w:hint="eastAsia"/>
        </w:rPr>
        <w:t xml:space="preserve"> status</w:t>
      </w:r>
      <w:r>
        <w:rPr>
          <w:rFonts w:hint="eastAsia"/>
        </w:rPr>
        <w:t xml:space="preserve"> of BLEDK3 by GPIOs</w:t>
      </w:r>
      <w:r w:rsidRPr="00E40F09">
        <w:rPr>
          <w:rFonts w:hint="eastAsia"/>
        </w:rPr>
        <w:t>.</w:t>
      </w:r>
    </w:p>
    <w:p w14:paraId="3E3E0ED1" w14:textId="77777777" w:rsidR="00A8713F" w:rsidRPr="00E40F09" w:rsidRDefault="00A8713F" w:rsidP="00A8713F">
      <w:pPr>
        <w:ind w:left="720"/>
        <w:jc w:val="left"/>
      </w:pPr>
      <w:r>
        <w:rPr>
          <w:rFonts w:hint="eastAsia"/>
        </w:rPr>
        <w:t xml:space="preserve">[Pairing Key]: Force BLEDK3 to drop connection (if a connection existing) and enter Standby mode once </w:t>
      </w:r>
      <w:r w:rsidRPr="00E40F09">
        <w:t>this bu</w:t>
      </w:r>
      <w:r w:rsidRPr="00926E1E">
        <w:t>tton</w:t>
      </w:r>
      <w:r>
        <w:rPr>
          <w:rFonts w:hint="eastAsia"/>
        </w:rPr>
        <w:t xml:space="preserve"> is pressed.</w:t>
      </w:r>
    </w:p>
    <w:p w14:paraId="3E3E0ED2" w14:textId="77777777" w:rsidR="00A8713F" w:rsidRDefault="00A8713F" w:rsidP="00A8713F">
      <w:pPr>
        <w:ind w:left="357" w:firstLine="363"/>
        <w:jc w:val="left"/>
        <w:rPr>
          <w:rFonts w:ascii="Times New Roman" w:hAnsi="Times New Roman"/>
          <w:sz w:val="24"/>
          <w:szCs w:val="24"/>
        </w:rPr>
      </w:pPr>
      <w:r>
        <w:rPr>
          <w:rFonts w:hint="eastAsia"/>
        </w:rPr>
        <w:t>[Link Drop]</w:t>
      </w:r>
      <w:r w:rsidRPr="00E40F09">
        <w:rPr>
          <w:rFonts w:hint="eastAsia"/>
        </w:rPr>
        <w:t xml:space="preserve">: </w:t>
      </w:r>
      <w:r>
        <w:rPr>
          <w:rFonts w:hint="eastAsia"/>
        </w:rPr>
        <w:t>Force BLEDK3 drop connection and enter shutdown mode</w:t>
      </w:r>
      <w:r w:rsidRPr="00304DEC">
        <w:t xml:space="preserve"> </w:t>
      </w:r>
      <w:r>
        <w:rPr>
          <w:rFonts w:hint="eastAsia"/>
        </w:rPr>
        <w:t xml:space="preserve">once </w:t>
      </w:r>
      <w:r w:rsidRPr="00E40F09">
        <w:t>this bu</w:t>
      </w:r>
      <w:r w:rsidRPr="00926E1E">
        <w:t>tton</w:t>
      </w:r>
      <w:r>
        <w:rPr>
          <w:rFonts w:hint="eastAsia"/>
        </w:rPr>
        <w:t xml:space="preserve"> is pressed</w:t>
      </w:r>
      <w:r w:rsidRPr="00E40F09">
        <w:rPr>
          <w:rFonts w:hint="eastAsia"/>
        </w:rPr>
        <w:t>.</w:t>
      </w:r>
    </w:p>
    <w:p w14:paraId="3E3E0ED3" w14:textId="77777777" w:rsidR="00A8713F" w:rsidRDefault="00A8713F" w:rsidP="00A8713F">
      <w:pPr>
        <w:pStyle w:val="Heading2"/>
        <w:tabs>
          <w:tab w:val="left" w:pos="450"/>
        </w:tabs>
        <w:spacing w:before="200" w:beforeAutospacing="0"/>
        <w:ind w:left="357" w:hanging="360"/>
        <w:jc w:val="left"/>
      </w:pPr>
      <w:r>
        <w:br w:type="page"/>
      </w:r>
      <w:bookmarkStart w:id="22" w:name="_Toc415583176"/>
      <w:bookmarkStart w:id="23" w:name="_Toc415594529"/>
      <w:r>
        <w:rPr>
          <w:rFonts w:hint="eastAsia"/>
        </w:rPr>
        <w:lastRenderedPageBreak/>
        <w:t>Pass Key Page</w:t>
      </w:r>
      <w:bookmarkEnd w:id="22"/>
      <w:bookmarkEnd w:id="23"/>
    </w:p>
    <w:p w14:paraId="3E3E0ED4" w14:textId="77777777" w:rsidR="00A8713F" w:rsidRPr="009F3C54" w:rsidRDefault="00A8713F" w:rsidP="00A8713F">
      <w:pPr>
        <w:ind w:left="357" w:firstLine="3"/>
        <w:jc w:val="left"/>
        <w:rPr>
          <w:lang w:val="x-none"/>
        </w:rPr>
      </w:pPr>
      <w:r>
        <w:rPr>
          <w:rFonts w:hint="eastAsia"/>
          <w:lang w:val="x-none"/>
        </w:rPr>
        <w:t>This page is used in pairing process between BLEDK3 and remote device. It is only for Passkey Entry and Passkey Confirm upon the setting of pairing method of BLEDK3.</w:t>
      </w:r>
    </w:p>
    <w:p w14:paraId="3E3E0ED5" w14:textId="77777777" w:rsidR="00A8713F" w:rsidRPr="00B5140A" w:rsidRDefault="00A8713F" w:rsidP="00A8713F">
      <w:pPr>
        <w:pStyle w:val="Heading3"/>
        <w:tabs>
          <w:tab w:val="left" w:pos="630"/>
        </w:tabs>
        <w:spacing w:before="200" w:beforeAutospacing="0" w:line="276" w:lineRule="auto"/>
        <w:ind w:left="862" w:hanging="720"/>
      </w:pPr>
      <w:bookmarkStart w:id="24" w:name="_Toc415583177"/>
      <w:bookmarkStart w:id="25" w:name="_Toc415594530"/>
      <w:r>
        <w:rPr>
          <w:rFonts w:hint="eastAsia"/>
        </w:rPr>
        <w:t>Passkey Entry</w:t>
      </w:r>
      <w:bookmarkEnd w:id="24"/>
      <w:bookmarkEnd w:id="25"/>
    </w:p>
    <w:p w14:paraId="3E3E0ED6" w14:textId="77777777" w:rsidR="00A8713F" w:rsidRPr="00BD147E" w:rsidRDefault="00A8713F" w:rsidP="00A8713F">
      <w:pPr>
        <w:ind w:left="357" w:firstLine="3"/>
        <w:jc w:val="left"/>
        <w:rPr>
          <w:lang w:val="x-none"/>
        </w:rPr>
      </w:pPr>
      <w:r w:rsidRPr="00BD147E">
        <w:rPr>
          <w:rFonts w:hint="eastAsia"/>
          <w:lang w:val="x-none"/>
        </w:rPr>
        <w:t xml:space="preserve">When </w:t>
      </w:r>
      <w:r>
        <w:rPr>
          <w:rFonts w:hint="eastAsia"/>
          <w:lang w:val="x-none"/>
        </w:rPr>
        <w:t>BLEDK3</w:t>
      </w:r>
      <w:r w:rsidRPr="00BD147E">
        <w:rPr>
          <w:rFonts w:hint="eastAsia"/>
          <w:lang w:val="x-none"/>
        </w:rPr>
        <w:t xml:space="preserve"> needs passkey in paring process, the tool pops up a notification and then have a numeric keyboard for users</w:t>
      </w:r>
      <w:r>
        <w:rPr>
          <w:lang w:val="x-none"/>
        </w:rPr>
        <w:t>’</w:t>
      </w:r>
      <w:r w:rsidRPr="00BD147E">
        <w:rPr>
          <w:rFonts w:hint="eastAsia"/>
          <w:lang w:val="x-none"/>
        </w:rPr>
        <w:t xml:space="preserve"> </w:t>
      </w:r>
      <w:r>
        <w:rPr>
          <w:rFonts w:hint="eastAsia"/>
          <w:lang w:val="x-none"/>
        </w:rPr>
        <w:t>input</w:t>
      </w:r>
      <w:r w:rsidRPr="00BD147E">
        <w:rPr>
          <w:rFonts w:hint="eastAsia"/>
          <w:lang w:val="x-none"/>
        </w:rPr>
        <w:t xml:space="preserve">. When finishing typing the passkey displayed on the phone, pressing Enter button is must. Notice that </w:t>
      </w:r>
      <w:r>
        <w:rPr>
          <w:rFonts w:hint="eastAsia"/>
          <w:lang w:val="x-none"/>
        </w:rPr>
        <w:t xml:space="preserve">there is </w:t>
      </w:r>
      <w:r w:rsidRPr="00BD147E">
        <w:rPr>
          <w:rFonts w:hint="eastAsia"/>
          <w:lang w:val="x-none"/>
        </w:rPr>
        <w:t xml:space="preserve">a </w:t>
      </w:r>
      <w:r>
        <w:rPr>
          <w:rFonts w:hint="eastAsia"/>
          <w:lang w:val="x-none"/>
        </w:rPr>
        <w:t xml:space="preserve">valid period of time </w:t>
      </w:r>
      <w:r w:rsidRPr="00BD147E">
        <w:rPr>
          <w:rFonts w:hint="eastAsia"/>
          <w:lang w:val="x-none"/>
        </w:rPr>
        <w:t xml:space="preserve">for passkey input, users need complete it within </w:t>
      </w:r>
      <w:r>
        <w:rPr>
          <w:rFonts w:hint="eastAsia"/>
          <w:lang w:val="x-none"/>
        </w:rPr>
        <w:t xml:space="preserve">a timeout: </w:t>
      </w:r>
      <w:r w:rsidRPr="00BD147E">
        <w:rPr>
          <w:rFonts w:hint="eastAsia"/>
          <w:lang w:val="x-none"/>
        </w:rPr>
        <w:t>30 seconds</w:t>
      </w:r>
      <w:r>
        <w:rPr>
          <w:rFonts w:hint="eastAsia"/>
          <w:lang w:val="x-none"/>
        </w:rPr>
        <w:t>.</w:t>
      </w:r>
      <w:r w:rsidRPr="00BD147E">
        <w:rPr>
          <w:rFonts w:hint="eastAsia"/>
          <w:lang w:val="x-none"/>
        </w:rPr>
        <w:t xml:space="preserve">  </w:t>
      </w:r>
    </w:p>
    <w:p w14:paraId="3E3E0ED7" w14:textId="77777777" w:rsidR="00A8713F" w:rsidRDefault="003A36C0" w:rsidP="00A8713F">
      <w:pPr>
        <w:keepNext/>
        <w:ind w:firstLine="360"/>
        <w:jc w:val="left"/>
      </w:pPr>
      <w:r>
        <w:rPr>
          <w:noProof/>
          <w:lang w:eastAsia="en-US"/>
        </w:rPr>
        <w:drawing>
          <wp:inline distT="0" distB="0" distL="0" distR="0" wp14:anchorId="3E3E0F18" wp14:editId="3E3E0F19">
            <wp:extent cx="4914900" cy="5629275"/>
            <wp:effectExtent l="0" t="0" r="0" b="9525"/>
            <wp:docPr id="1403" name="圖片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5629275"/>
                    </a:xfrm>
                    <a:prstGeom prst="rect">
                      <a:avLst/>
                    </a:prstGeom>
                    <a:noFill/>
                    <a:ln>
                      <a:noFill/>
                    </a:ln>
                  </pic:spPr>
                </pic:pic>
              </a:graphicData>
            </a:graphic>
          </wp:inline>
        </w:drawing>
      </w:r>
    </w:p>
    <w:p w14:paraId="3E3E0ED8" w14:textId="77777777" w:rsidR="00A8713F" w:rsidRDefault="00A8713F" w:rsidP="00A8713F">
      <w:pPr>
        <w:pStyle w:val="Caption"/>
        <w:ind w:left="2160" w:firstLine="720"/>
        <w:jc w:val="left"/>
      </w:pPr>
      <w:r>
        <w:t xml:space="preserve">Figure </w:t>
      </w:r>
      <w:r>
        <w:rPr>
          <w:rFonts w:hint="eastAsia"/>
        </w:rPr>
        <w:t>3.3.1 Enter passkey</w:t>
      </w:r>
    </w:p>
    <w:p w14:paraId="3E3E0ED9" w14:textId="77777777" w:rsidR="00A8713F" w:rsidRDefault="00A8713F" w:rsidP="00A8713F">
      <w:pPr>
        <w:pStyle w:val="Heading3"/>
        <w:tabs>
          <w:tab w:val="left" w:pos="630"/>
        </w:tabs>
        <w:spacing w:before="200" w:beforeAutospacing="0" w:line="276" w:lineRule="auto"/>
        <w:ind w:left="862" w:hanging="720"/>
      </w:pPr>
      <w:r>
        <w:br w:type="page"/>
      </w:r>
      <w:bookmarkStart w:id="26" w:name="_Toc415583178"/>
      <w:bookmarkStart w:id="27" w:name="_Toc415594531"/>
      <w:r>
        <w:rPr>
          <w:rFonts w:hint="eastAsia"/>
        </w:rPr>
        <w:lastRenderedPageBreak/>
        <w:t>Passkey Confirm</w:t>
      </w:r>
      <w:bookmarkEnd w:id="26"/>
      <w:bookmarkEnd w:id="27"/>
    </w:p>
    <w:p w14:paraId="3E3E0EDA" w14:textId="77777777" w:rsidR="00A8713F" w:rsidRPr="00BD147E" w:rsidRDefault="00A8713F" w:rsidP="00A8713F">
      <w:pPr>
        <w:ind w:left="357" w:firstLine="3"/>
        <w:jc w:val="left"/>
        <w:rPr>
          <w:lang w:val="x-none"/>
        </w:rPr>
      </w:pPr>
      <w:r w:rsidRPr="00BD147E">
        <w:rPr>
          <w:rFonts w:hint="eastAsia"/>
          <w:lang w:val="x-none"/>
        </w:rPr>
        <w:t>In passkey confirm method, there is a little difference between BT3.0 and BT 4.0.</w:t>
      </w:r>
    </w:p>
    <w:p w14:paraId="3E3E0EDB" w14:textId="77777777" w:rsidR="00A8713F" w:rsidRPr="00BD147E" w:rsidRDefault="00A8713F" w:rsidP="00A8713F">
      <w:pPr>
        <w:ind w:left="357" w:firstLine="3"/>
        <w:jc w:val="left"/>
        <w:rPr>
          <w:lang w:val="x-none"/>
        </w:rPr>
      </w:pPr>
      <w:r w:rsidRPr="00BD147E">
        <w:rPr>
          <w:rFonts w:hint="eastAsia"/>
          <w:lang w:val="x-none"/>
        </w:rPr>
        <w:t>In BT3.0 pairing, it is numeric comparison, users should compare the passkey displayed on the phone and tool, and then press Yes or No. And in BT4.0, the tool will show passkey and Yes/No selection, users need to type the passkey on the phone and press Yes in tool side.</w:t>
      </w:r>
    </w:p>
    <w:p w14:paraId="3E3E0EDC" w14:textId="77777777" w:rsidR="00A8713F" w:rsidRDefault="00A8713F" w:rsidP="00A8713F">
      <w:pPr>
        <w:keepNext/>
        <w:ind w:firstLine="357"/>
      </w:pPr>
      <w:r>
        <w:rPr>
          <w:rFonts w:hint="eastAsia"/>
          <w:lang w:val="x-none" w:bidi="th-TH"/>
        </w:rPr>
        <w:t>.</w:t>
      </w:r>
      <w:r w:rsidR="003A36C0">
        <w:rPr>
          <w:rFonts w:hint="eastAsia"/>
          <w:noProof/>
          <w:lang w:eastAsia="en-US"/>
        </w:rPr>
        <w:drawing>
          <wp:inline distT="0" distB="0" distL="0" distR="0" wp14:anchorId="3E3E0F1A" wp14:editId="3E3E0F1B">
            <wp:extent cx="4972050" cy="6124575"/>
            <wp:effectExtent l="0" t="0" r="0" b="9525"/>
            <wp:docPr id="1404" name="圖片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6124575"/>
                    </a:xfrm>
                    <a:prstGeom prst="rect">
                      <a:avLst/>
                    </a:prstGeom>
                    <a:noFill/>
                    <a:ln>
                      <a:noFill/>
                    </a:ln>
                  </pic:spPr>
                </pic:pic>
              </a:graphicData>
            </a:graphic>
          </wp:inline>
        </w:drawing>
      </w:r>
    </w:p>
    <w:p w14:paraId="3E3E0EDD" w14:textId="77777777" w:rsidR="00A8713F" w:rsidRPr="00E80AC1" w:rsidRDefault="00A8713F" w:rsidP="00A8713F">
      <w:pPr>
        <w:pStyle w:val="Caption"/>
        <w:ind w:left="2160" w:firstLine="720"/>
        <w:rPr>
          <w:i/>
        </w:rPr>
      </w:pPr>
      <w:r>
        <w:t xml:space="preserve">Figure </w:t>
      </w:r>
      <w:r>
        <w:rPr>
          <w:rFonts w:hint="eastAsia"/>
        </w:rPr>
        <w:t>3.3.2 Passkey confirm</w:t>
      </w:r>
    </w:p>
    <w:p w14:paraId="3E3E0EDE" w14:textId="77777777" w:rsidR="00A8713F" w:rsidRDefault="00A8713F" w:rsidP="00A8713F">
      <w:pPr>
        <w:pStyle w:val="Heading2"/>
        <w:tabs>
          <w:tab w:val="left" w:pos="450"/>
        </w:tabs>
        <w:spacing w:before="200" w:beforeAutospacing="0"/>
        <w:ind w:left="357" w:hanging="357"/>
        <w:jc w:val="left"/>
      </w:pPr>
      <w:r>
        <w:br w:type="page"/>
      </w:r>
      <w:bookmarkStart w:id="28" w:name="_Toc415583179"/>
      <w:bookmarkStart w:id="29" w:name="_Toc415594532"/>
      <w:r>
        <w:rPr>
          <w:rFonts w:hint="eastAsia"/>
        </w:rPr>
        <w:lastRenderedPageBreak/>
        <w:t>Configure Mode Page</w:t>
      </w:r>
      <w:bookmarkEnd w:id="28"/>
      <w:bookmarkEnd w:id="29"/>
    </w:p>
    <w:p w14:paraId="3E3E0EDF" w14:textId="77777777" w:rsidR="00A8713F" w:rsidRPr="008944AA" w:rsidRDefault="00A8713F" w:rsidP="00A8713F">
      <w:pPr>
        <w:pStyle w:val="Heading3"/>
        <w:tabs>
          <w:tab w:val="left" w:pos="630"/>
        </w:tabs>
        <w:spacing w:before="200" w:beforeAutospacing="0" w:line="276" w:lineRule="auto"/>
        <w:ind w:left="862" w:hanging="720"/>
      </w:pPr>
      <w:bookmarkStart w:id="30" w:name="_Toc415583180"/>
      <w:bookmarkStart w:id="31" w:name="_Toc415594533"/>
      <w:r>
        <w:rPr>
          <w:rFonts w:hint="eastAsia"/>
        </w:rPr>
        <w:t>Enter Configure Mode</w:t>
      </w:r>
      <w:bookmarkEnd w:id="30"/>
      <w:bookmarkEnd w:id="31"/>
    </w:p>
    <w:p w14:paraId="3E3E0EE0" w14:textId="77777777" w:rsidR="00A8713F" w:rsidRPr="00BD147E" w:rsidRDefault="00A8713F" w:rsidP="00A8713F">
      <w:pPr>
        <w:ind w:left="357" w:firstLine="3"/>
        <w:jc w:val="left"/>
        <w:rPr>
          <w:lang w:val="x-none"/>
        </w:rPr>
      </w:pPr>
      <w:r w:rsidRPr="00BD147E">
        <w:rPr>
          <w:rFonts w:hint="eastAsia"/>
          <w:lang w:val="x-none"/>
        </w:rPr>
        <w:t xml:space="preserve">When </w:t>
      </w:r>
      <w:r>
        <w:rPr>
          <w:rFonts w:hint="eastAsia"/>
          <w:lang w:val="x-none"/>
        </w:rPr>
        <w:t>BLEDK3</w:t>
      </w:r>
      <w:r w:rsidRPr="00BD147E">
        <w:rPr>
          <w:rFonts w:hint="eastAsia"/>
          <w:lang w:val="x-none"/>
        </w:rPr>
        <w:t xml:space="preserve"> with auto pattern settings starts up, it may enter Configure Mode upon UI setting. </w:t>
      </w:r>
      <w:r>
        <w:rPr>
          <w:rFonts w:hint="eastAsia"/>
          <w:lang w:val="x-none"/>
        </w:rPr>
        <w:t>BLEDK3</w:t>
      </w:r>
      <w:r w:rsidRPr="00BD147E">
        <w:rPr>
          <w:rFonts w:hint="eastAsia"/>
          <w:lang w:val="x-none"/>
        </w:rPr>
        <w:t xml:space="preserve"> sends a message through UART after entering Configure Mode, and then the tool pop up a notification as Figure 3.4.1.</w:t>
      </w:r>
    </w:p>
    <w:p w14:paraId="3E3E0EE1" w14:textId="77777777" w:rsidR="00A8713F" w:rsidRDefault="003A36C0" w:rsidP="00A8713F">
      <w:pPr>
        <w:keepNext/>
        <w:ind w:left="360"/>
        <w:jc w:val="left"/>
      </w:pPr>
      <w:r>
        <w:rPr>
          <w:noProof/>
          <w:lang w:eastAsia="en-US"/>
        </w:rPr>
        <w:drawing>
          <wp:inline distT="0" distB="0" distL="0" distR="0" wp14:anchorId="3E3E0F1C" wp14:editId="3E3E0F1D">
            <wp:extent cx="4953000" cy="61055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6105525"/>
                    </a:xfrm>
                    <a:prstGeom prst="rect">
                      <a:avLst/>
                    </a:prstGeom>
                    <a:noFill/>
                    <a:ln>
                      <a:noFill/>
                    </a:ln>
                  </pic:spPr>
                </pic:pic>
              </a:graphicData>
            </a:graphic>
          </wp:inline>
        </w:drawing>
      </w:r>
    </w:p>
    <w:p w14:paraId="3E3E0EE2" w14:textId="77777777" w:rsidR="00A8713F" w:rsidRPr="00CD1D95" w:rsidRDefault="00A8713F" w:rsidP="00A8713F">
      <w:pPr>
        <w:pStyle w:val="Caption"/>
        <w:ind w:left="2160" w:firstLine="720"/>
        <w:jc w:val="left"/>
      </w:pPr>
      <w:r w:rsidRPr="00CD1D95">
        <w:rPr>
          <w:rFonts w:hint="eastAsia"/>
        </w:rPr>
        <w:t>Figure 3.4.1 Enter configure mode</w:t>
      </w:r>
    </w:p>
    <w:p w14:paraId="3E3E0EE3" w14:textId="77777777" w:rsidR="00A8713F" w:rsidRPr="00BD147E" w:rsidRDefault="00A8713F" w:rsidP="00A8713F">
      <w:pPr>
        <w:pStyle w:val="Heading3"/>
        <w:tabs>
          <w:tab w:val="left" w:pos="630"/>
        </w:tabs>
        <w:spacing w:before="200" w:beforeAutospacing="0" w:line="276" w:lineRule="auto"/>
        <w:ind w:left="862" w:hanging="720"/>
      </w:pPr>
      <w:r>
        <w:br w:type="page"/>
      </w:r>
      <w:bookmarkStart w:id="32" w:name="_Toc415583181"/>
      <w:bookmarkStart w:id="33" w:name="_Toc415594534"/>
      <w:r>
        <w:rPr>
          <w:rFonts w:hint="eastAsia"/>
        </w:rPr>
        <w:lastRenderedPageBreak/>
        <w:t>Configure Mode Control</w:t>
      </w:r>
      <w:bookmarkEnd w:id="32"/>
      <w:bookmarkEnd w:id="33"/>
    </w:p>
    <w:p w14:paraId="3E3E0EE4" w14:textId="77777777" w:rsidR="00A8713F" w:rsidRDefault="003A36C0" w:rsidP="00A8713F">
      <w:pPr>
        <w:keepNext/>
        <w:ind w:firstLine="142"/>
        <w:jc w:val="left"/>
      </w:pPr>
      <w:r>
        <w:rPr>
          <w:noProof/>
          <w:lang w:eastAsia="en-US"/>
        </w:rPr>
        <w:drawing>
          <wp:inline distT="0" distB="0" distL="0" distR="0" wp14:anchorId="3E3E0F1E" wp14:editId="3E3E0F1F">
            <wp:extent cx="4943475" cy="6010275"/>
            <wp:effectExtent l="0" t="0" r="9525"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6010275"/>
                    </a:xfrm>
                    <a:prstGeom prst="rect">
                      <a:avLst/>
                    </a:prstGeom>
                    <a:noFill/>
                    <a:ln>
                      <a:noFill/>
                    </a:ln>
                  </pic:spPr>
                </pic:pic>
              </a:graphicData>
            </a:graphic>
          </wp:inline>
        </w:drawing>
      </w:r>
    </w:p>
    <w:p w14:paraId="3E3E0EE5" w14:textId="77777777" w:rsidR="00A8713F" w:rsidRPr="00CD1D95" w:rsidRDefault="00A8713F" w:rsidP="00A8713F">
      <w:pPr>
        <w:pStyle w:val="Caption"/>
        <w:ind w:left="2160" w:firstLine="720"/>
        <w:jc w:val="left"/>
      </w:pPr>
      <w:r w:rsidRPr="00CD1D95">
        <w:rPr>
          <w:rFonts w:hint="eastAsia"/>
        </w:rPr>
        <w:t>Figure 3.4.2 Configure mode page</w:t>
      </w:r>
      <w:r>
        <w:rPr>
          <w:rFonts w:hint="eastAsia"/>
        </w:rPr>
        <w:t xml:space="preserve"> view</w:t>
      </w:r>
    </w:p>
    <w:p w14:paraId="3E3E0EE6" w14:textId="77777777" w:rsidR="00A8713F" w:rsidRPr="003A65FE" w:rsidRDefault="00A8713F" w:rsidP="00A8713F">
      <w:pPr>
        <w:numPr>
          <w:ilvl w:val="0"/>
          <w:numId w:val="46"/>
        </w:numPr>
        <w:spacing w:after="200" w:line="276" w:lineRule="auto"/>
        <w:jc w:val="left"/>
        <w:rPr>
          <w:b/>
          <w:bCs/>
        </w:rPr>
      </w:pPr>
      <w:r w:rsidRPr="003A65FE">
        <w:rPr>
          <w:rFonts w:hint="eastAsia"/>
          <w:b/>
          <w:bCs/>
        </w:rPr>
        <w:t xml:space="preserve">Command </w:t>
      </w:r>
      <w:r>
        <w:rPr>
          <w:rFonts w:hint="eastAsia"/>
          <w:b/>
          <w:bCs/>
        </w:rPr>
        <w:t>configure</w:t>
      </w:r>
    </w:p>
    <w:p w14:paraId="3E3E0EE7" w14:textId="77777777" w:rsidR="00A8713F" w:rsidRDefault="00A8713F" w:rsidP="00A8713F">
      <w:pPr>
        <w:ind w:left="720"/>
        <w:jc w:val="left"/>
      </w:pPr>
      <w:r>
        <w:rPr>
          <w:rFonts w:hint="eastAsia"/>
        </w:rPr>
        <w:t xml:space="preserve">[Opcode]: </w:t>
      </w:r>
      <w:r>
        <w:t xml:space="preserve"> </w:t>
      </w:r>
      <w:r>
        <w:rPr>
          <w:rFonts w:hint="eastAsia"/>
          <w:lang w:val="x-none"/>
        </w:rPr>
        <w:t>The command controller</w:t>
      </w:r>
      <w:r>
        <w:rPr>
          <w:rFonts w:hint="eastAsia"/>
        </w:rPr>
        <w:t xml:space="preserve">. More detail for commands please refer to </w:t>
      </w:r>
      <w:r>
        <w:rPr>
          <w:b/>
        </w:rPr>
        <w:t>BLEDK3</w:t>
      </w:r>
      <w:r w:rsidRPr="00BA7C43">
        <w:rPr>
          <w:b/>
        </w:rPr>
        <w:t>SPP and BM79BLETR Command Set</w:t>
      </w:r>
      <w:r>
        <w:rPr>
          <w:rFonts w:hint="eastAsia"/>
          <w:b/>
        </w:rPr>
        <w:t xml:space="preserve"> </w:t>
      </w:r>
      <w:r w:rsidRPr="00BA7C43">
        <w:rPr>
          <w:rFonts w:hint="eastAsia"/>
        </w:rPr>
        <w:t>document</w:t>
      </w:r>
    </w:p>
    <w:p w14:paraId="3E3E0EE8" w14:textId="77777777" w:rsidR="00A8713F" w:rsidRPr="003A65FE" w:rsidRDefault="00A8713F" w:rsidP="00A8713F">
      <w:pPr>
        <w:numPr>
          <w:ilvl w:val="0"/>
          <w:numId w:val="46"/>
        </w:numPr>
        <w:spacing w:after="200" w:line="276" w:lineRule="auto"/>
        <w:jc w:val="left"/>
        <w:rPr>
          <w:b/>
          <w:bCs/>
        </w:rPr>
      </w:pPr>
      <w:r w:rsidRPr="003A65FE">
        <w:rPr>
          <w:rFonts w:hint="eastAsia"/>
          <w:b/>
          <w:bCs/>
        </w:rPr>
        <w:t xml:space="preserve">Command </w:t>
      </w:r>
      <w:r>
        <w:rPr>
          <w:rFonts w:hint="eastAsia"/>
          <w:b/>
          <w:bCs/>
        </w:rPr>
        <w:t>Response</w:t>
      </w:r>
    </w:p>
    <w:p w14:paraId="3E3E0EE9" w14:textId="77777777" w:rsidR="00A8713F" w:rsidRDefault="00A8713F" w:rsidP="00A8713F">
      <w:pPr>
        <w:ind w:left="720"/>
        <w:jc w:val="left"/>
        <w:rPr>
          <w:lang w:val="x-none"/>
        </w:rPr>
      </w:pPr>
      <w:r>
        <w:rPr>
          <w:rFonts w:hint="eastAsia"/>
        </w:rPr>
        <w:t xml:space="preserve">[Version]: Version number of BLEDK3, </w:t>
      </w:r>
      <w:r>
        <w:rPr>
          <w:rFonts w:hint="eastAsia"/>
          <w:lang w:val="x-none"/>
        </w:rPr>
        <w:t>the response of the command (</w:t>
      </w:r>
      <w:r w:rsidRPr="0022077A">
        <w:rPr>
          <w:rFonts w:hint="eastAsia"/>
          <w:b/>
          <w:lang w:val="x-none"/>
        </w:rPr>
        <w:t xml:space="preserve">0x01: Read Local </w:t>
      </w:r>
      <w:r>
        <w:rPr>
          <w:rFonts w:hint="eastAsia"/>
          <w:b/>
          <w:lang w:val="x-none"/>
        </w:rPr>
        <w:t>Information</w:t>
      </w:r>
      <w:r>
        <w:rPr>
          <w:rFonts w:hint="eastAsia"/>
          <w:lang w:val="x-none"/>
        </w:rPr>
        <w:t>).</w:t>
      </w:r>
    </w:p>
    <w:p w14:paraId="3E3E0EEA" w14:textId="77777777" w:rsidR="00A8713F" w:rsidRDefault="00A8713F" w:rsidP="00A8713F">
      <w:pPr>
        <w:ind w:left="720"/>
        <w:jc w:val="left"/>
        <w:rPr>
          <w:lang w:val="x-none"/>
        </w:rPr>
      </w:pPr>
      <w:r>
        <w:rPr>
          <w:rFonts w:hint="eastAsia"/>
          <w:lang w:val="x-none"/>
        </w:rPr>
        <w:t>[Address]:BT address of BLEDK3, the response of the command (</w:t>
      </w:r>
      <w:r w:rsidRPr="0022077A">
        <w:rPr>
          <w:rFonts w:hint="eastAsia"/>
          <w:b/>
          <w:lang w:val="x-none"/>
        </w:rPr>
        <w:t>0x0</w:t>
      </w:r>
      <w:r>
        <w:rPr>
          <w:rFonts w:hint="eastAsia"/>
          <w:b/>
          <w:lang w:val="x-none"/>
        </w:rPr>
        <w:t>7</w:t>
      </w:r>
      <w:r w:rsidRPr="0022077A">
        <w:rPr>
          <w:rFonts w:hint="eastAsia"/>
          <w:b/>
          <w:lang w:val="x-none"/>
        </w:rPr>
        <w:t xml:space="preserve">: </w:t>
      </w:r>
      <w:r>
        <w:rPr>
          <w:rFonts w:hint="eastAsia"/>
          <w:b/>
          <w:lang w:val="x-none"/>
        </w:rPr>
        <w:t>Read Device Name</w:t>
      </w:r>
      <w:r>
        <w:rPr>
          <w:rFonts w:hint="eastAsia"/>
          <w:lang w:val="x-none"/>
        </w:rPr>
        <w:t>)</w:t>
      </w:r>
    </w:p>
    <w:p w14:paraId="3E3E0EEB" w14:textId="77777777" w:rsidR="00A8713F" w:rsidRDefault="00A8713F" w:rsidP="00A8713F">
      <w:pPr>
        <w:ind w:left="720"/>
        <w:jc w:val="left"/>
        <w:rPr>
          <w:lang w:val="x-none"/>
        </w:rPr>
      </w:pPr>
      <w:r>
        <w:rPr>
          <w:rFonts w:hint="eastAsia"/>
          <w:lang w:val="x-none"/>
        </w:rPr>
        <w:t>[Device Name]: Device name of BLEDK3,the response of the command (</w:t>
      </w:r>
      <w:r w:rsidRPr="00BD147E">
        <w:rPr>
          <w:rFonts w:hint="eastAsia"/>
          <w:b/>
          <w:lang w:val="x-none"/>
        </w:rPr>
        <w:t>0x50: Read PIN Code</w:t>
      </w:r>
      <w:r>
        <w:rPr>
          <w:rFonts w:hint="eastAsia"/>
          <w:lang w:val="x-none"/>
        </w:rPr>
        <w:t>)</w:t>
      </w:r>
    </w:p>
    <w:p w14:paraId="3E3E0EEC" w14:textId="77777777" w:rsidR="00A8713F" w:rsidRDefault="00A8713F" w:rsidP="00A8713F">
      <w:pPr>
        <w:ind w:left="720"/>
        <w:jc w:val="left"/>
        <w:rPr>
          <w:lang w:val="x-none"/>
        </w:rPr>
      </w:pPr>
      <w:r>
        <w:rPr>
          <w:rFonts w:hint="eastAsia"/>
          <w:lang w:val="x-none"/>
        </w:rPr>
        <w:t>[PIN Code]: PIN code setting of BLEDK3 used in pairing process if secure simple pairing is disabled, the response of the command (</w:t>
      </w:r>
      <w:r w:rsidRPr="00BD147E">
        <w:rPr>
          <w:rFonts w:hint="eastAsia"/>
          <w:b/>
          <w:lang w:val="x-none"/>
        </w:rPr>
        <w:t>0x0A: Read Pairing Mode Setting</w:t>
      </w:r>
      <w:r>
        <w:rPr>
          <w:rFonts w:hint="eastAsia"/>
          <w:lang w:val="x-none"/>
        </w:rPr>
        <w:t>)</w:t>
      </w:r>
    </w:p>
    <w:p w14:paraId="3E3E0EED" w14:textId="77777777" w:rsidR="00A8713F" w:rsidRDefault="00A8713F" w:rsidP="00A8713F">
      <w:pPr>
        <w:ind w:left="720"/>
        <w:jc w:val="left"/>
        <w:rPr>
          <w:lang w:val="x-none"/>
        </w:rPr>
      </w:pPr>
      <w:r>
        <w:rPr>
          <w:rFonts w:hint="eastAsia"/>
          <w:lang w:val="x-none"/>
        </w:rPr>
        <w:lastRenderedPageBreak/>
        <w:t>[Pairing Device List]: Paired record in BLEDK3, the response of the command (</w:t>
      </w:r>
      <w:r w:rsidRPr="00BD147E">
        <w:rPr>
          <w:rFonts w:hint="eastAsia"/>
          <w:b/>
          <w:lang w:val="x-none"/>
        </w:rPr>
        <w:t>0x0C: Read All Paired Device Information</w:t>
      </w:r>
      <w:r>
        <w:rPr>
          <w:rFonts w:hint="eastAsia"/>
          <w:lang w:val="x-none"/>
        </w:rPr>
        <w:t>)</w:t>
      </w:r>
    </w:p>
    <w:p w14:paraId="3E3E0EEE" w14:textId="77777777" w:rsidR="00A8713F" w:rsidRDefault="00A8713F" w:rsidP="00A8713F">
      <w:pPr>
        <w:pStyle w:val="Heading3"/>
        <w:tabs>
          <w:tab w:val="left" w:pos="630"/>
        </w:tabs>
        <w:spacing w:before="200" w:beforeAutospacing="0" w:line="276" w:lineRule="auto"/>
        <w:ind w:left="862" w:hanging="720"/>
      </w:pPr>
      <w:bookmarkStart w:id="34" w:name="_Toc415583182"/>
      <w:bookmarkStart w:id="35" w:name="_Toc415594535"/>
      <w:r>
        <w:rPr>
          <w:rFonts w:hint="eastAsia"/>
        </w:rPr>
        <w:t>Leave Configure Mode</w:t>
      </w:r>
      <w:bookmarkEnd w:id="34"/>
      <w:bookmarkEnd w:id="35"/>
    </w:p>
    <w:p w14:paraId="3E3E0EEF" w14:textId="77777777" w:rsidR="00A8713F" w:rsidRDefault="00A8713F" w:rsidP="00A8713F">
      <w:pPr>
        <w:ind w:leftChars="162" w:left="292"/>
        <w:jc w:val="left"/>
        <w:rPr>
          <w:lang w:val="x-none"/>
        </w:rPr>
      </w:pPr>
      <w:r>
        <w:rPr>
          <w:rFonts w:hint="eastAsia"/>
        </w:rPr>
        <w:t>Force BLEDK3</w:t>
      </w:r>
      <w:r>
        <w:rPr>
          <w:rFonts w:hint="eastAsia"/>
          <w:sz w:val="24"/>
          <w:szCs w:val="24"/>
        </w:rPr>
        <w:t xml:space="preserve"> to </w:t>
      </w:r>
      <w:r>
        <w:rPr>
          <w:sz w:val="24"/>
          <w:szCs w:val="24"/>
        </w:rPr>
        <w:t>leave</w:t>
      </w:r>
      <w:r w:rsidRPr="00D15428">
        <w:rPr>
          <w:rFonts w:hint="eastAsia"/>
          <w:sz w:val="24"/>
          <w:szCs w:val="24"/>
        </w:rPr>
        <w:t xml:space="preserve"> </w:t>
      </w:r>
      <w:r w:rsidRPr="00D15428">
        <w:rPr>
          <w:sz w:val="24"/>
          <w:szCs w:val="24"/>
        </w:rPr>
        <w:t>“</w:t>
      </w:r>
      <w:r w:rsidRPr="00D15428">
        <w:rPr>
          <w:rFonts w:hint="eastAsia"/>
          <w:sz w:val="24"/>
          <w:szCs w:val="24"/>
        </w:rPr>
        <w:t>Configure Mode</w:t>
      </w:r>
      <w:r w:rsidRPr="00D15428">
        <w:rPr>
          <w:sz w:val="24"/>
          <w:szCs w:val="24"/>
        </w:rPr>
        <w:t>”</w:t>
      </w:r>
      <w:r w:rsidRPr="00D15428">
        <w:rPr>
          <w:rFonts w:hint="eastAsia"/>
          <w:sz w:val="24"/>
          <w:szCs w:val="24"/>
        </w:rPr>
        <w:t xml:space="preserve"> </w:t>
      </w:r>
      <w:r>
        <w:rPr>
          <w:rFonts w:hint="eastAsia"/>
          <w:lang w:val="x-none"/>
        </w:rPr>
        <w:t>by sending the command (</w:t>
      </w:r>
      <w:r w:rsidRPr="0022077A">
        <w:rPr>
          <w:rFonts w:hint="eastAsia"/>
          <w:b/>
          <w:lang w:val="x-none"/>
        </w:rPr>
        <w:t>0x</w:t>
      </w:r>
      <w:r>
        <w:rPr>
          <w:rFonts w:hint="eastAsia"/>
          <w:b/>
          <w:lang w:val="x-none"/>
        </w:rPr>
        <w:t>52</w:t>
      </w:r>
      <w:r w:rsidRPr="0022077A">
        <w:rPr>
          <w:rFonts w:hint="eastAsia"/>
          <w:b/>
          <w:lang w:val="x-none"/>
        </w:rPr>
        <w:t xml:space="preserve">: </w:t>
      </w:r>
      <w:r>
        <w:rPr>
          <w:rFonts w:hint="eastAsia"/>
          <w:b/>
          <w:lang w:val="x-none"/>
        </w:rPr>
        <w:t>Leave Configure Mode</w:t>
      </w:r>
      <w:r>
        <w:rPr>
          <w:rFonts w:hint="eastAsia"/>
          <w:lang w:val="x-none"/>
        </w:rPr>
        <w:t>).</w:t>
      </w:r>
    </w:p>
    <w:p w14:paraId="3E3E0EF0" w14:textId="77777777" w:rsidR="00A8713F" w:rsidRDefault="003A36C0" w:rsidP="00A8713F">
      <w:pPr>
        <w:keepNext/>
        <w:ind w:left="357"/>
      </w:pPr>
      <w:r>
        <w:rPr>
          <w:noProof/>
          <w:lang w:eastAsia="en-US"/>
        </w:rPr>
        <w:drawing>
          <wp:inline distT="0" distB="0" distL="0" distR="0" wp14:anchorId="3E3E0F20" wp14:editId="3E3E0F21">
            <wp:extent cx="4953000" cy="6124575"/>
            <wp:effectExtent l="0" t="0" r="0"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6124575"/>
                    </a:xfrm>
                    <a:prstGeom prst="rect">
                      <a:avLst/>
                    </a:prstGeom>
                    <a:noFill/>
                    <a:ln>
                      <a:noFill/>
                    </a:ln>
                  </pic:spPr>
                </pic:pic>
              </a:graphicData>
            </a:graphic>
          </wp:inline>
        </w:drawing>
      </w:r>
    </w:p>
    <w:p w14:paraId="3E3E0EF1" w14:textId="77777777" w:rsidR="00A8713F" w:rsidRPr="003D6578" w:rsidRDefault="00A8713F" w:rsidP="00A8713F">
      <w:pPr>
        <w:pStyle w:val="Caption"/>
        <w:ind w:left="2160" w:firstLine="720"/>
        <w:rPr>
          <w:lang w:val="x-none"/>
        </w:rPr>
      </w:pPr>
      <w:r>
        <w:t xml:space="preserve">Figure </w:t>
      </w:r>
      <w:r>
        <w:rPr>
          <w:rFonts w:hint="eastAsia"/>
        </w:rPr>
        <w:t>3.4.3 Leave configuration mode</w:t>
      </w:r>
    </w:p>
    <w:p w14:paraId="3E3E0EF2" w14:textId="77777777" w:rsidR="00A8713F" w:rsidRDefault="00A8713F" w:rsidP="00A8713F">
      <w:pPr>
        <w:pStyle w:val="Heading2"/>
        <w:tabs>
          <w:tab w:val="left" w:pos="450"/>
        </w:tabs>
        <w:spacing w:before="200" w:beforeAutospacing="0"/>
        <w:ind w:left="357" w:hanging="360"/>
        <w:jc w:val="left"/>
      </w:pPr>
      <w:r>
        <w:br w:type="page"/>
      </w:r>
      <w:bookmarkStart w:id="36" w:name="_Toc415583183"/>
      <w:bookmarkStart w:id="37" w:name="_Toc415594536"/>
      <w:r>
        <w:rPr>
          <w:rFonts w:hint="eastAsia"/>
        </w:rPr>
        <w:lastRenderedPageBreak/>
        <w:t>ADV/SR Page</w:t>
      </w:r>
      <w:bookmarkEnd w:id="36"/>
      <w:bookmarkEnd w:id="37"/>
    </w:p>
    <w:p w14:paraId="3E3E0EF3" w14:textId="77777777" w:rsidR="00A8713F" w:rsidRDefault="00A8713F" w:rsidP="00A8713F">
      <w:pPr>
        <w:ind w:firstLine="357"/>
        <w:rPr>
          <w:lang w:val="x-none"/>
        </w:rPr>
      </w:pPr>
      <w:r>
        <w:rPr>
          <w:rFonts w:hint="eastAsia"/>
          <w:lang w:val="x-none"/>
        </w:rPr>
        <w:t xml:space="preserve">Besides </w:t>
      </w:r>
      <w:r w:rsidRPr="00E57F0B">
        <w:rPr>
          <w:rFonts w:hint="eastAsia"/>
          <w:b/>
          <w:lang w:val="x-none"/>
        </w:rPr>
        <w:t>Configure Mode</w:t>
      </w:r>
      <w:r>
        <w:rPr>
          <w:rFonts w:hint="eastAsia"/>
          <w:lang w:val="x-none"/>
        </w:rPr>
        <w:t xml:space="preserve"> page, this page is also only used in Configure Mode. </w:t>
      </w:r>
    </w:p>
    <w:p w14:paraId="3E3E0EF4" w14:textId="77777777" w:rsidR="00A8713F" w:rsidRPr="00945E48" w:rsidRDefault="00A8713F" w:rsidP="00A8713F">
      <w:pPr>
        <w:ind w:left="357"/>
        <w:rPr>
          <w:lang w:val="x-none"/>
        </w:rPr>
      </w:pPr>
      <w:r>
        <w:rPr>
          <w:rFonts w:hint="eastAsia"/>
          <w:lang w:val="x-none"/>
        </w:rPr>
        <w:t xml:space="preserve">Users can edit the data in advertise or scan response packet, such as </w:t>
      </w:r>
      <w:r w:rsidRPr="00427AC6">
        <w:rPr>
          <w:rFonts w:hint="eastAsia"/>
          <w:b/>
          <w:lang w:val="x-none"/>
        </w:rPr>
        <w:t>Service UUID</w:t>
      </w:r>
      <w:r>
        <w:rPr>
          <w:rFonts w:hint="eastAsia"/>
          <w:lang w:val="x-none"/>
        </w:rPr>
        <w:t xml:space="preserve">, </w:t>
      </w:r>
      <w:r w:rsidRPr="00427AC6">
        <w:rPr>
          <w:rFonts w:hint="eastAsia"/>
          <w:b/>
          <w:lang w:val="x-none"/>
        </w:rPr>
        <w:t>Local name</w:t>
      </w:r>
      <w:r>
        <w:rPr>
          <w:rFonts w:hint="eastAsia"/>
          <w:lang w:val="x-none"/>
        </w:rPr>
        <w:t xml:space="preserve">, </w:t>
      </w:r>
      <w:r w:rsidRPr="00427AC6">
        <w:rPr>
          <w:rFonts w:hint="eastAsia"/>
          <w:b/>
          <w:lang w:val="x-none"/>
        </w:rPr>
        <w:t>Manufacture Data</w:t>
      </w:r>
      <w:r>
        <w:rPr>
          <w:rFonts w:hint="eastAsia"/>
          <w:b/>
          <w:lang w:val="x-none"/>
        </w:rPr>
        <w:t xml:space="preserve"> </w:t>
      </w:r>
      <w:r w:rsidRPr="0033216F">
        <w:rPr>
          <w:rFonts w:hint="eastAsia"/>
          <w:lang w:val="x-none"/>
        </w:rPr>
        <w:t>and so on.</w:t>
      </w:r>
    </w:p>
    <w:p w14:paraId="3E3E0EF5" w14:textId="77777777" w:rsidR="00A8713F" w:rsidRDefault="003A36C0" w:rsidP="00A8713F">
      <w:pPr>
        <w:keepNext/>
        <w:ind w:firstLine="360"/>
        <w:jc w:val="left"/>
      </w:pPr>
      <w:r>
        <w:rPr>
          <w:noProof/>
          <w:lang w:eastAsia="en-US"/>
        </w:rPr>
        <w:drawing>
          <wp:inline distT="0" distB="0" distL="0" distR="0" wp14:anchorId="3E3E0F22" wp14:editId="3E3E0F23">
            <wp:extent cx="4838700" cy="5762625"/>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5762625"/>
                    </a:xfrm>
                    <a:prstGeom prst="rect">
                      <a:avLst/>
                    </a:prstGeom>
                    <a:noFill/>
                    <a:ln>
                      <a:noFill/>
                    </a:ln>
                  </pic:spPr>
                </pic:pic>
              </a:graphicData>
            </a:graphic>
          </wp:inline>
        </w:drawing>
      </w:r>
    </w:p>
    <w:p w14:paraId="3E3E0EF6" w14:textId="77777777" w:rsidR="00A8713F" w:rsidRDefault="00A8713F" w:rsidP="00A8713F">
      <w:pPr>
        <w:pStyle w:val="Caption"/>
        <w:ind w:left="2160" w:firstLine="720"/>
        <w:jc w:val="left"/>
        <w:rPr>
          <w:lang w:val="x-none"/>
        </w:rPr>
      </w:pPr>
      <w:r>
        <w:t xml:space="preserve">Figure </w:t>
      </w:r>
      <w:r>
        <w:rPr>
          <w:rFonts w:hint="eastAsia"/>
        </w:rPr>
        <w:t>3.5 ADV/SR page view</w:t>
      </w:r>
    </w:p>
    <w:p w14:paraId="3E3E0EF7" w14:textId="77777777" w:rsidR="00A8713F" w:rsidRPr="003A65FE" w:rsidRDefault="00A8713F" w:rsidP="00A8713F">
      <w:pPr>
        <w:numPr>
          <w:ilvl w:val="0"/>
          <w:numId w:val="45"/>
        </w:numPr>
        <w:spacing w:after="200" w:line="276" w:lineRule="auto"/>
        <w:jc w:val="left"/>
        <w:rPr>
          <w:b/>
          <w:bCs/>
          <w:lang w:val="x-none"/>
        </w:rPr>
      </w:pPr>
      <w:r>
        <w:rPr>
          <w:rFonts w:hint="eastAsia"/>
          <w:b/>
          <w:bCs/>
        </w:rPr>
        <w:t>Advertising Data Setting</w:t>
      </w:r>
      <w:r w:rsidRPr="003A65FE">
        <w:rPr>
          <w:rFonts w:hint="eastAsia"/>
          <w:b/>
          <w:bCs/>
          <w:lang w:val="x-none"/>
        </w:rPr>
        <w:t>:</w:t>
      </w:r>
    </w:p>
    <w:p w14:paraId="3E3E0EF8" w14:textId="77777777" w:rsidR="00A8713F" w:rsidRDefault="00A8713F" w:rsidP="00A8713F">
      <w:pPr>
        <w:ind w:left="720"/>
        <w:jc w:val="left"/>
        <w:rPr>
          <w:lang w:val="x-none"/>
        </w:rPr>
      </w:pPr>
      <w:r>
        <w:rPr>
          <w:rFonts w:hint="eastAsia"/>
          <w:lang w:val="x-none"/>
        </w:rPr>
        <w:t>[Store Option] :</w:t>
      </w:r>
      <w:r w:rsidRPr="00320105">
        <w:rPr>
          <w:rFonts w:hint="eastAsia"/>
        </w:rPr>
        <w:t xml:space="preserve"> </w:t>
      </w:r>
      <w:r>
        <w:rPr>
          <w:rFonts w:hint="eastAsia"/>
        </w:rPr>
        <w:t xml:space="preserve">The store option of advertising data, </w:t>
      </w:r>
      <w:r>
        <w:rPr>
          <w:rFonts w:hint="eastAsia"/>
          <w:lang w:val="x-none"/>
        </w:rPr>
        <w:t xml:space="preserve"> user can choose change store to EEPROM or not.</w:t>
      </w:r>
    </w:p>
    <w:p w14:paraId="3E3E0EF9" w14:textId="77777777" w:rsidR="00A8713F" w:rsidRPr="00320105" w:rsidRDefault="00A8713F" w:rsidP="00A8713F">
      <w:pPr>
        <w:ind w:left="360" w:firstLine="360"/>
        <w:jc w:val="left"/>
      </w:pPr>
      <w:r>
        <w:rPr>
          <w:rFonts w:hint="eastAsia"/>
          <w:lang w:val="x-none"/>
        </w:rPr>
        <w:t xml:space="preserve">[Update] : </w:t>
      </w:r>
      <w:r w:rsidRPr="006A750E">
        <w:t xml:space="preserve">To update the </w:t>
      </w:r>
      <w:r>
        <w:rPr>
          <w:rFonts w:hint="eastAsia"/>
        </w:rPr>
        <w:t>advertising data</w:t>
      </w:r>
      <w:r w:rsidRPr="00D558FC">
        <w:rPr>
          <w:rFonts w:hint="eastAsia"/>
        </w:rPr>
        <w:t xml:space="preserve"> </w:t>
      </w:r>
      <w:r>
        <w:rPr>
          <w:rFonts w:hint="eastAsia"/>
        </w:rPr>
        <w:t>by sending the command(</w:t>
      </w:r>
      <w:r>
        <w:rPr>
          <w:rFonts w:hint="eastAsia"/>
          <w:b/>
        </w:rPr>
        <w:t>0x11</w:t>
      </w:r>
      <w:r w:rsidRPr="002E4481">
        <w:rPr>
          <w:rFonts w:hint="eastAsia"/>
          <w:b/>
        </w:rPr>
        <w:t xml:space="preserve">: </w:t>
      </w:r>
      <w:r>
        <w:rPr>
          <w:rFonts w:hint="eastAsia"/>
          <w:b/>
        </w:rPr>
        <w:t>Write ADV Data</w:t>
      </w:r>
      <w:r>
        <w:rPr>
          <w:rFonts w:hint="eastAsia"/>
        </w:rPr>
        <w:t>).</w:t>
      </w:r>
    </w:p>
    <w:p w14:paraId="3E3E0EFA" w14:textId="77777777" w:rsidR="00A8713F" w:rsidRPr="003A65FE" w:rsidRDefault="00A8713F" w:rsidP="00A8713F">
      <w:pPr>
        <w:numPr>
          <w:ilvl w:val="0"/>
          <w:numId w:val="45"/>
        </w:numPr>
        <w:spacing w:after="200" w:line="276" w:lineRule="auto"/>
        <w:jc w:val="left"/>
        <w:rPr>
          <w:b/>
          <w:bCs/>
          <w:lang w:val="x-none"/>
        </w:rPr>
      </w:pPr>
      <w:r>
        <w:rPr>
          <w:rFonts w:hint="eastAsia"/>
          <w:b/>
          <w:bCs/>
        </w:rPr>
        <w:t>Scan Response Data Setting</w:t>
      </w:r>
    </w:p>
    <w:p w14:paraId="3E3E0EFB" w14:textId="77777777" w:rsidR="00A8713F" w:rsidRDefault="00A8713F" w:rsidP="00A8713F">
      <w:pPr>
        <w:ind w:left="720"/>
        <w:jc w:val="left"/>
        <w:rPr>
          <w:lang w:val="x-none"/>
        </w:rPr>
      </w:pPr>
      <w:r>
        <w:rPr>
          <w:rFonts w:hint="eastAsia"/>
          <w:lang w:val="x-none"/>
        </w:rPr>
        <w:t xml:space="preserve">[Store Option] : </w:t>
      </w:r>
      <w:r>
        <w:rPr>
          <w:rFonts w:hint="eastAsia"/>
        </w:rPr>
        <w:t xml:space="preserve">The store option of scan response data, </w:t>
      </w:r>
      <w:r>
        <w:rPr>
          <w:rFonts w:hint="eastAsia"/>
          <w:lang w:val="x-none"/>
        </w:rPr>
        <w:t>user can choose change store to EEPROM or not.</w:t>
      </w:r>
    </w:p>
    <w:p w14:paraId="3E3E0EFC" w14:textId="77777777" w:rsidR="00A8713F" w:rsidRPr="00320105" w:rsidRDefault="00A8713F" w:rsidP="00A8713F">
      <w:pPr>
        <w:ind w:leftChars="313" w:left="563"/>
        <w:jc w:val="left"/>
      </w:pPr>
      <w:r>
        <w:rPr>
          <w:rFonts w:hint="eastAsia"/>
          <w:lang w:val="x-none"/>
        </w:rPr>
        <w:lastRenderedPageBreak/>
        <w:t xml:space="preserve">[Update] : </w:t>
      </w:r>
      <w:r>
        <w:t xml:space="preserve">To update the </w:t>
      </w:r>
      <w:r>
        <w:rPr>
          <w:rFonts w:hint="eastAsia"/>
        </w:rPr>
        <w:t>scan response</w:t>
      </w:r>
      <w:r w:rsidRPr="006A750E">
        <w:t xml:space="preserve"> data</w:t>
      </w:r>
      <w:r>
        <w:rPr>
          <w:rFonts w:hint="eastAsia"/>
        </w:rPr>
        <w:t xml:space="preserve"> by sending then command(</w:t>
      </w:r>
      <w:r>
        <w:rPr>
          <w:rFonts w:hint="eastAsia"/>
          <w:b/>
        </w:rPr>
        <w:t>0x12</w:t>
      </w:r>
      <w:r w:rsidRPr="002E4481">
        <w:rPr>
          <w:rFonts w:hint="eastAsia"/>
          <w:b/>
        </w:rPr>
        <w:t xml:space="preserve">: </w:t>
      </w:r>
      <w:r>
        <w:rPr>
          <w:rFonts w:hint="eastAsia"/>
          <w:b/>
        </w:rPr>
        <w:t>Write Scan Response Data</w:t>
      </w:r>
      <w:r>
        <w:rPr>
          <w:rFonts w:hint="eastAsia"/>
        </w:rPr>
        <w:t>).</w:t>
      </w:r>
    </w:p>
    <w:p w14:paraId="3E3E0EFD" w14:textId="77777777" w:rsidR="00A8713F" w:rsidRPr="003A65FE" w:rsidRDefault="00A8713F" w:rsidP="00A8713F">
      <w:pPr>
        <w:numPr>
          <w:ilvl w:val="0"/>
          <w:numId w:val="45"/>
        </w:numPr>
        <w:spacing w:after="200" w:line="276" w:lineRule="auto"/>
        <w:jc w:val="left"/>
        <w:rPr>
          <w:b/>
          <w:bCs/>
          <w:lang w:val="x-none"/>
        </w:rPr>
      </w:pPr>
      <w:r w:rsidRPr="003A65FE">
        <w:rPr>
          <w:rFonts w:hint="eastAsia"/>
          <w:b/>
          <w:bCs/>
          <w:lang w:val="x-none"/>
        </w:rPr>
        <w:t xml:space="preserve">File </w:t>
      </w:r>
      <w:r>
        <w:rPr>
          <w:rFonts w:hint="eastAsia"/>
          <w:b/>
          <w:bCs/>
          <w:lang w:val="x-none"/>
        </w:rPr>
        <w:t>Access</w:t>
      </w:r>
      <w:r w:rsidRPr="003A65FE">
        <w:rPr>
          <w:rFonts w:hint="eastAsia"/>
          <w:b/>
          <w:bCs/>
          <w:lang w:val="x-none"/>
        </w:rPr>
        <w:t xml:space="preserve"> and service </w:t>
      </w:r>
      <w:r w:rsidRPr="003A65FE">
        <w:rPr>
          <w:b/>
          <w:bCs/>
        </w:rPr>
        <w:t>reference</w:t>
      </w:r>
      <w:r w:rsidRPr="003A65FE">
        <w:rPr>
          <w:rFonts w:hint="eastAsia"/>
          <w:b/>
          <w:bCs/>
          <w:lang w:val="x-none"/>
        </w:rPr>
        <w:t>.</w:t>
      </w:r>
    </w:p>
    <w:p w14:paraId="3E3E0EFE" w14:textId="77777777" w:rsidR="00A8713F" w:rsidRDefault="00A8713F" w:rsidP="00A8713F">
      <w:pPr>
        <w:ind w:left="360" w:firstLine="360"/>
        <w:jc w:val="left"/>
        <w:rPr>
          <w:lang w:val="x-none"/>
        </w:rPr>
      </w:pPr>
      <w:r>
        <w:rPr>
          <w:rFonts w:hint="eastAsia"/>
          <w:lang w:val="x-none"/>
        </w:rPr>
        <w:t>[Load File] : Load a  ADV / SR data file.</w:t>
      </w:r>
    </w:p>
    <w:p w14:paraId="3E3E0EFF" w14:textId="77777777" w:rsidR="00A8713F" w:rsidRPr="00971308" w:rsidRDefault="00A8713F" w:rsidP="00A8713F">
      <w:pPr>
        <w:ind w:left="360" w:firstLine="360"/>
        <w:jc w:val="left"/>
        <w:rPr>
          <w:lang w:val="x-none"/>
        </w:rPr>
      </w:pPr>
      <w:r>
        <w:rPr>
          <w:rFonts w:hint="eastAsia"/>
          <w:lang w:val="x-none"/>
        </w:rPr>
        <w:t>[Save As..] :</w:t>
      </w:r>
      <w:r w:rsidRPr="00320105">
        <w:t xml:space="preserve"> </w:t>
      </w:r>
      <w:r>
        <w:rPr>
          <w:rFonts w:hint="eastAsia"/>
        </w:rPr>
        <w:t>S</w:t>
      </w:r>
      <w:r>
        <w:t>ave the ADV / SR data as a file</w:t>
      </w:r>
      <w:r>
        <w:rPr>
          <w:rFonts w:hint="eastAsia"/>
        </w:rPr>
        <w:t>.</w:t>
      </w:r>
    </w:p>
    <w:p w14:paraId="3E3E0F00" w14:textId="77777777" w:rsidR="00A8713F" w:rsidRPr="00320105" w:rsidRDefault="00A8713F" w:rsidP="00A8713F">
      <w:pPr>
        <w:ind w:firstLine="720"/>
        <w:jc w:val="left"/>
      </w:pPr>
      <w:r>
        <w:rPr>
          <w:rFonts w:hint="eastAsia"/>
          <w:lang w:val="x-none"/>
        </w:rPr>
        <w:t xml:space="preserve">[Service Ref.] : </w:t>
      </w:r>
      <w:r w:rsidRPr="001A1B4F">
        <w:t>To visit the services reference on the Bluetooth SIG official website</w:t>
      </w:r>
      <w:r>
        <w:rPr>
          <w:rFonts w:hint="eastAsia"/>
        </w:rPr>
        <w:t>.</w:t>
      </w:r>
    </w:p>
    <w:p w14:paraId="3E3E0F01" w14:textId="77777777" w:rsidR="001E4FDF" w:rsidRPr="00364B08" w:rsidDel="001D4A43" w:rsidRDefault="00A8713F" w:rsidP="00A8713F">
      <w:pPr>
        <w:rPr>
          <w:del w:id="38" w:author="ella.issc" w:date="2015-03-30T14:45:00Z"/>
        </w:rPr>
      </w:pPr>
      <w:r>
        <w:br w:type="page"/>
      </w:r>
    </w:p>
    <w:p w14:paraId="3E3E0F02" w14:textId="77777777" w:rsidR="00A8713F" w:rsidRDefault="00A8713F" w:rsidP="00A8713F">
      <w:pPr>
        <w:pStyle w:val="Heading1"/>
        <w:ind w:left="357" w:hanging="357"/>
      </w:pPr>
      <w:bookmarkStart w:id="39" w:name="_Toc415594537"/>
      <w:r>
        <w:t>Revision History</w:t>
      </w:r>
      <w:bookmarkEnd w:id="39"/>
    </w:p>
    <w:tbl>
      <w:tblPr>
        <w:tblStyle w:val="LightShading"/>
        <w:tblW w:w="0" w:type="auto"/>
        <w:tblLook w:val="04A0" w:firstRow="1" w:lastRow="0" w:firstColumn="1" w:lastColumn="0" w:noHBand="0" w:noVBand="1"/>
      </w:tblPr>
      <w:tblGrid>
        <w:gridCol w:w="1668"/>
        <w:gridCol w:w="3260"/>
        <w:gridCol w:w="4488"/>
      </w:tblGrid>
      <w:tr w:rsidR="005062EE" w14:paraId="3E3E0F06" w14:textId="77777777" w:rsidTr="006F5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E3E0F03" w14:textId="77777777" w:rsidR="005062EE" w:rsidRDefault="005062EE" w:rsidP="00E46502">
            <w:r>
              <w:rPr>
                <w:rFonts w:hint="eastAsia"/>
              </w:rPr>
              <w:t>Version</w:t>
            </w:r>
          </w:p>
        </w:tc>
        <w:tc>
          <w:tcPr>
            <w:tcW w:w="3260" w:type="dxa"/>
          </w:tcPr>
          <w:p w14:paraId="3E3E0F04" w14:textId="77777777" w:rsidR="005062EE" w:rsidRDefault="004E520A" w:rsidP="00E46502">
            <w:pPr>
              <w:cnfStyle w:val="100000000000" w:firstRow="1" w:lastRow="0" w:firstColumn="0" w:lastColumn="0" w:oddVBand="0" w:evenVBand="0" w:oddHBand="0" w:evenHBand="0" w:firstRowFirstColumn="0" w:firstRowLastColumn="0" w:lastRowFirstColumn="0" w:lastRowLastColumn="0"/>
            </w:pPr>
            <w:r>
              <w:rPr>
                <w:rFonts w:hint="eastAsia"/>
              </w:rPr>
              <w:t>Date</w:t>
            </w:r>
          </w:p>
        </w:tc>
        <w:tc>
          <w:tcPr>
            <w:tcW w:w="4488" w:type="dxa"/>
          </w:tcPr>
          <w:p w14:paraId="3E3E0F05" w14:textId="77777777" w:rsidR="005062EE" w:rsidRDefault="003B146C" w:rsidP="00E46502">
            <w:pPr>
              <w:cnfStyle w:val="100000000000" w:firstRow="1" w:lastRow="0" w:firstColumn="0" w:lastColumn="0" w:oddVBand="0" w:evenVBand="0" w:oddHBand="0" w:evenHBand="0" w:firstRowFirstColumn="0" w:firstRowLastColumn="0" w:lastRowFirstColumn="0" w:lastRowLastColumn="0"/>
            </w:pPr>
            <w:r>
              <w:rPr>
                <w:rFonts w:hint="eastAsia"/>
              </w:rPr>
              <w:t>History</w:t>
            </w:r>
          </w:p>
        </w:tc>
      </w:tr>
      <w:tr w:rsidR="005062EE" w14:paraId="3E3E0F0A" w14:textId="77777777" w:rsidTr="006F5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E3E0F07" w14:textId="77777777" w:rsidR="005062EE" w:rsidRDefault="00A8713F" w:rsidP="00E46502">
            <w:r>
              <w:rPr>
                <w:rFonts w:hint="eastAsia"/>
              </w:rPr>
              <w:t>D006R01</w:t>
            </w:r>
          </w:p>
        </w:tc>
        <w:tc>
          <w:tcPr>
            <w:tcW w:w="3260" w:type="dxa"/>
          </w:tcPr>
          <w:p w14:paraId="3E3E0F08" w14:textId="77777777" w:rsidR="005062EE" w:rsidRDefault="008D6C1F" w:rsidP="00E46502">
            <w:pPr>
              <w:cnfStyle w:val="000000100000" w:firstRow="0" w:lastRow="0" w:firstColumn="0" w:lastColumn="0" w:oddVBand="0" w:evenVBand="0" w:oddHBand="1" w:evenHBand="0" w:firstRowFirstColumn="0" w:firstRowLastColumn="0" w:lastRowFirstColumn="0" w:lastRowLastColumn="0"/>
            </w:pPr>
            <w:r>
              <w:rPr>
                <w:rFonts w:hint="eastAsia"/>
              </w:rPr>
              <w:t>2015/03/31</w:t>
            </w:r>
          </w:p>
        </w:tc>
        <w:tc>
          <w:tcPr>
            <w:tcW w:w="4488" w:type="dxa"/>
          </w:tcPr>
          <w:p w14:paraId="3E3E0F09" w14:textId="77777777" w:rsidR="005062EE" w:rsidRDefault="00A8713F" w:rsidP="00E46502">
            <w:pPr>
              <w:cnfStyle w:val="000000100000" w:firstRow="0" w:lastRow="0" w:firstColumn="0" w:lastColumn="0" w:oddVBand="0" w:evenVBand="0" w:oddHBand="1" w:evenHBand="0" w:firstRowFirstColumn="0" w:firstRowLastColumn="0" w:lastRowFirstColumn="0" w:lastRowLastColumn="0"/>
            </w:pPr>
            <w:r w:rsidRPr="00D82251">
              <w:rPr>
                <w:rFonts w:hint="eastAsia"/>
              </w:rPr>
              <w:t xml:space="preserve">First Edition of </w:t>
            </w:r>
            <w:r>
              <w:rPr>
                <w:rFonts w:hint="eastAsia"/>
              </w:rPr>
              <w:t>BLEDK3</w:t>
            </w:r>
            <w:r w:rsidRPr="00F161F5">
              <w:rPr>
                <w:rFonts w:hint="eastAsia"/>
              </w:rPr>
              <w:t xml:space="preserve"> Auto Pattern Tool</w:t>
            </w:r>
            <w:r>
              <w:rPr>
                <w:rFonts w:hint="eastAsia"/>
              </w:rPr>
              <w:t xml:space="preserve"> </w:t>
            </w:r>
            <w:r w:rsidRPr="00D82251">
              <w:rPr>
                <w:rFonts w:hint="eastAsia"/>
              </w:rPr>
              <w:t xml:space="preserve"> User </w:t>
            </w:r>
            <w:r>
              <w:rPr>
                <w:rFonts w:hint="eastAsia"/>
              </w:rPr>
              <w:t>Guide</w:t>
            </w:r>
          </w:p>
        </w:tc>
      </w:tr>
    </w:tbl>
    <w:p w14:paraId="3E3E0F0B" w14:textId="77777777" w:rsidR="00333635" w:rsidRPr="00A8713F" w:rsidRDefault="00333635" w:rsidP="00E46502"/>
    <w:sectPr w:rsidR="00333635" w:rsidRPr="00A8713F" w:rsidSect="00BE156A">
      <w:headerReference w:type="default" r:id="rId23"/>
      <w:footerReference w:type="default" r:id="rId24"/>
      <w:pgSz w:w="11909" w:h="15840" w:code="1"/>
      <w:pgMar w:top="1080" w:right="1109" w:bottom="1080" w:left="1440" w:header="446" w:footer="389"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7C7A2" w14:textId="77777777" w:rsidR="00EE68F2" w:rsidRDefault="00EE68F2" w:rsidP="00E46502">
      <w:r>
        <w:separator/>
      </w:r>
    </w:p>
  </w:endnote>
  <w:endnote w:type="continuationSeparator" w:id="0">
    <w:p w14:paraId="36CFDBC2" w14:textId="77777777" w:rsidR="00EE68F2" w:rsidRDefault="00EE68F2" w:rsidP="00E46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Unicode MS">
    <w:altName w:val="Microsoft JhengHei"/>
    <w:panose1 w:val="020B0604020202020204"/>
    <w:charset w:val="88"/>
    <w:family w:val="swiss"/>
    <w:pitch w:val="variable"/>
    <w:sig w:usb0="00000000"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E0F29" w14:textId="33F0E35D" w:rsidR="00E7415F" w:rsidRPr="00A11BFE" w:rsidRDefault="00E7415F" w:rsidP="00E46502">
    <w:r>
      <w:rPr>
        <w:noProof/>
        <w:sz w:val="22"/>
        <w:lang w:eastAsia="en-US"/>
      </w:rPr>
      <mc:AlternateContent>
        <mc:Choice Requires="wps">
          <w:drawing>
            <wp:anchor distT="0" distB="0" distL="114300" distR="114300" simplePos="0" relativeHeight="251680256" behindDoc="0" locked="0" layoutInCell="1" allowOverlap="1" wp14:anchorId="3E3E0F2E" wp14:editId="3E3E0F2F">
              <wp:simplePos x="0" y="0"/>
              <wp:positionH relativeFrom="column">
                <wp:posOffset>-17145</wp:posOffset>
              </wp:positionH>
              <wp:positionV relativeFrom="paragraph">
                <wp:posOffset>-74930</wp:posOffset>
              </wp:positionV>
              <wp:extent cx="5972175" cy="635"/>
              <wp:effectExtent l="40005" t="39370" r="36195" b="3619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20FCDC" id="_x0000_t32" coordsize="21600,21600" o:spt="32" o:oned="t" path="m,l21600,21600e" filled="f">
              <v:path arrowok="t" fillok="f" o:connecttype="none"/>
              <o:lock v:ext="edit" shapetype="t"/>
            </v:shapetype>
            <v:shape id="AutoShape 3" o:spid="_x0000_s1026" type="#_x0000_t32" style="position:absolute;margin-left:-1.35pt;margin-top:-5.9pt;width:470.25pt;height:.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8EaHgIAAD4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" strokeweight="5pt"/>
          </w:pict>
        </mc:Fallback>
      </mc:AlternateContent>
    </w:r>
    <w:r>
      <w:rPr>
        <w:noProof/>
        <w:sz w:val="22"/>
        <w:lang w:eastAsia="en-US"/>
      </w:rPr>
      <mc:AlternateContent>
        <mc:Choice Requires="wps">
          <w:drawing>
            <wp:anchor distT="0" distB="0" distL="114300" distR="114300" simplePos="0" relativeHeight="251660800" behindDoc="0" locked="0" layoutInCell="1" allowOverlap="1" wp14:anchorId="3E3E0F30" wp14:editId="3E3E0F31">
              <wp:simplePos x="0" y="0"/>
              <wp:positionH relativeFrom="column">
                <wp:posOffset>-17145</wp:posOffset>
              </wp:positionH>
              <wp:positionV relativeFrom="paragraph">
                <wp:posOffset>-128270</wp:posOffset>
              </wp:positionV>
              <wp:extent cx="5972175" cy="635"/>
              <wp:effectExtent l="11430" t="14605" r="17145" b="1333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90BDC" id="AutoShape 2" o:spid="_x0000_s1026" type="#_x0000_t32" style="position:absolute;margin-left:-1.35pt;margin-top:-10.1pt;width:470.2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" strokeweight="1.5pt"/>
          </w:pict>
        </mc:Fallback>
      </mc:AlternateContent>
    </w:r>
    <w:r>
      <w:rPr>
        <w:rFonts w:eastAsia="MS Mincho"/>
      </w:rPr>
      <w:t xml:space="preserve">page </w:t>
    </w:r>
    <w:r w:rsidRPr="00A422C8">
      <w:rPr>
        <w:rFonts w:eastAsia="MS Mincho"/>
      </w:rPr>
      <w:fldChar w:fldCharType="begin"/>
    </w:r>
    <w:r w:rsidRPr="00A422C8">
      <w:rPr>
        <w:rFonts w:eastAsia="MS Mincho"/>
      </w:rPr>
      <w:instrText xml:space="preserve"> PAGE   \* MERGEFORMAT </w:instrText>
    </w:r>
    <w:r w:rsidRPr="00A422C8">
      <w:rPr>
        <w:rFonts w:eastAsia="MS Mincho"/>
      </w:rPr>
      <w:fldChar w:fldCharType="separate"/>
    </w:r>
    <w:r w:rsidR="00083AE5">
      <w:rPr>
        <w:rFonts w:eastAsia="MS Mincho"/>
        <w:noProof/>
      </w:rPr>
      <w:t>1</w:t>
    </w:r>
    <w:r w:rsidRPr="00A422C8">
      <w:rPr>
        <w:rFonts w:eastAsia="MS Mincho"/>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5BA36" w14:textId="77777777" w:rsidR="00EE68F2" w:rsidRDefault="00EE68F2" w:rsidP="00E46502">
      <w:r>
        <w:separator/>
      </w:r>
    </w:p>
  </w:footnote>
  <w:footnote w:type="continuationSeparator" w:id="0">
    <w:p w14:paraId="76C8D231" w14:textId="77777777" w:rsidR="00EE68F2" w:rsidRDefault="00EE68F2" w:rsidP="00E465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E0F28" w14:textId="77777777" w:rsidR="00E7415F" w:rsidRPr="00A422C8" w:rsidRDefault="00E7415F" w:rsidP="00E46502">
    <w:pPr>
      <w:pStyle w:val="Header"/>
    </w:pPr>
    <w:r>
      <w:rPr>
        <w:noProof/>
        <w:lang w:eastAsia="en-US"/>
      </w:rPr>
      <mc:AlternateContent>
        <mc:Choice Requires="wps">
          <w:drawing>
            <wp:anchor distT="0" distB="0" distL="114300" distR="114300" simplePos="0" relativeHeight="251668480" behindDoc="0" locked="0" layoutInCell="1" allowOverlap="1" wp14:anchorId="3E3E0F2A" wp14:editId="3E3E0F2B">
              <wp:simplePos x="0" y="0"/>
              <wp:positionH relativeFrom="column">
                <wp:posOffset>-17145</wp:posOffset>
              </wp:positionH>
              <wp:positionV relativeFrom="paragraph">
                <wp:posOffset>281305</wp:posOffset>
              </wp:positionV>
              <wp:extent cx="5972175" cy="635"/>
              <wp:effectExtent l="40005" t="33655" r="36195" b="3238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5B21AF" id="_x0000_t32" coordsize="21600,21600" o:spt="32" o:oned="t" path="m,l21600,21600e" filled="f">
              <v:path arrowok="t" fillok="f" o:connecttype="none"/>
              <o:lock v:ext="edit" shapetype="t"/>
            </v:shapetype>
            <v:shape id="AutoShape 6" o:spid="_x0000_s1026" type="#_x0000_t32" style="position:absolute;margin-left:-1.35pt;margin-top:22.15pt;width:470.2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" strokeweight="5pt"/>
          </w:pict>
        </mc:Fallback>
      </mc:AlternateContent>
    </w:r>
    <w:r>
      <w:rPr>
        <w:noProof/>
        <w:lang w:eastAsia="en-US"/>
      </w:rPr>
      <mc:AlternateContent>
        <mc:Choice Requires="wps">
          <w:drawing>
            <wp:anchor distT="0" distB="0" distL="114300" distR="114300" simplePos="0" relativeHeight="251667456" behindDoc="0" locked="0" layoutInCell="1" allowOverlap="1" wp14:anchorId="3E3E0F2C" wp14:editId="3E3E0F2D">
              <wp:simplePos x="0" y="0"/>
              <wp:positionH relativeFrom="column">
                <wp:posOffset>-17145</wp:posOffset>
              </wp:positionH>
              <wp:positionV relativeFrom="paragraph">
                <wp:posOffset>337820</wp:posOffset>
              </wp:positionV>
              <wp:extent cx="5972175" cy="635"/>
              <wp:effectExtent l="11430" t="13970" r="17145" b="1397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88169" id="AutoShape 5" o:spid="_x0000_s1026" type="#_x0000_t32" style="position:absolute;margin-left:-1.35pt;margin-top:26.6pt;width:470.2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kFIQ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" strokeweight="1.5pt"/>
          </w:pict>
        </mc:Fallback>
      </mc:AlternateContent>
    </w:r>
    <w:r>
      <w:rPr>
        <w:rFonts w:hint="eastAsia"/>
      </w:rPr>
      <w:t xml:space="preserve">BLEDK3 </w:t>
    </w:r>
    <w:r w:rsidR="001016C5">
      <w:rPr>
        <w:rFonts w:hint="eastAsia"/>
      </w:rPr>
      <w:t>Auto Pattern Tool 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3C65"/>
    <w:multiLevelType w:val="hybridMultilevel"/>
    <w:tmpl w:val="600075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09574AE"/>
    <w:multiLevelType w:val="hybridMultilevel"/>
    <w:tmpl w:val="6BDE8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1BA"/>
    <w:multiLevelType w:val="hybridMultilevel"/>
    <w:tmpl w:val="7924BE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F24C1C"/>
    <w:multiLevelType w:val="hybridMultilevel"/>
    <w:tmpl w:val="BFD4B2C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2B7FB8"/>
    <w:multiLevelType w:val="hybridMultilevel"/>
    <w:tmpl w:val="EE607D5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C463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7964F86"/>
    <w:multiLevelType w:val="hybridMultilevel"/>
    <w:tmpl w:val="8FFAE1F2"/>
    <w:lvl w:ilvl="0" w:tplc="F368726C">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406A7C"/>
    <w:multiLevelType w:val="hybridMultilevel"/>
    <w:tmpl w:val="C7F8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94482"/>
    <w:multiLevelType w:val="hybridMultilevel"/>
    <w:tmpl w:val="A97683A2"/>
    <w:lvl w:ilvl="0" w:tplc="FE582FB6">
      <w:start w:val="1"/>
      <w:numFmt w:val="bullet"/>
      <w:lvlText w:val="-"/>
      <w:lvlJc w:val="left"/>
      <w:pPr>
        <w:ind w:left="786" w:hanging="360"/>
      </w:pPr>
      <w:rPr>
        <w:rFonts w:ascii="Arial Unicode MS" w:eastAsia="Arial Unicode MS" w:hAnsi="Arial Unicode MS" w:cs="Arial Unicode MS" w:hint="eastAsia"/>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9" w15:restartNumberingAfterBreak="0">
    <w:nsid w:val="2B0F1F84"/>
    <w:multiLevelType w:val="hybridMultilevel"/>
    <w:tmpl w:val="89F621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C8103FE"/>
    <w:multiLevelType w:val="hybridMultilevel"/>
    <w:tmpl w:val="9C1691DA"/>
    <w:lvl w:ilvl="0" w:tplc="EEC80172">
      <w:start w:val="1"/>
      <w:numFmt w:val="bullet"/>
      <w:lvlText w:val=""/>
      <w:lvlJc w:val="left"/>
      <w:pPr>
        <w:tabs>
          <w:tab w:val="num" w:pos="720"/>
        </w:tabs>
        <w:ind w:left="720" w:hanging="360"/>
      </w:pPr>
      <w:rPr>
        <w:rFonts w:ascii="Wingdings" w:hAnsi="Wingdings" w:hint="default"/>
      </w:rPr>
    </w:lvl>
    <w:lvl w:ilvl="1" w:tplc="B100CD08">
      <w:start w:val="1871"/>
      <w:numFmt w:val="bullet"/>
      <w:lvlText w:val=""/>
      <w:lvlJc w:val="left"/>
      <w:pPr>
        <w:tabs>
          <w:tab w:val="num" w:pos="1440"/>
        </w:tabs>
        <w:ind w:left="1440" w:hanging="360"/>
      </w:pPr>
      <w:rPr>
        <w:rFonts w:ascii="Wingdings" w:hAnsi="Wingdings" w:hint="default"/>
      </w:rPr>
    </w:lvl>
    <w:lvl w:ilvl="2" w:tplc="69B27222" w:tentative="1">
      <w:start w:val="1"/>
      <w:numFmt w:val="bullet"/>
      <w:lvlText w:val=""/>
      <w:lvlJc w:val="left"/>
      <w:pPr>
        <w:tabs>
          <w:tab w:val="num" w:pos="2160"/>
        </w:tabs>
        <w:ind w:left="2160" w:hanging="360"/>
      </w:pPr>
      <w:rPr>
        <w:rFonts w:ascii="Wingdings" w:hAnsi="Wingdings" w:hint="default"/>
      </w:rPr>
    </w:lvl>
    <w:lvl w:ilvl="3" w:tplc="05D054E8" w:tentative="1">
      <w:start w:val="1"/>
      <w:numFmt w:val="bullet"/>
      <w:lvlText w:val=""/>
      <w:lvlJc w:val="left"/>
      <w:pPr>
        <w:tabs>
          <w:tab w:val="num" w:pos="2880"/>
        </w:tabs>
        <w:ind w:left="2880" w:hanging="360"/>
      </w:pPr>
      <w:rPr>
        <w:rFonts w:ascii="Wingdings" w:hAnsi="Wingdings" w:hint="default"/>
      </w:rPr>
    </w:lvl>
    <w:lvl w:ilvl="4" w:tplc="B128DC64" w:tentative="1">
      <w:start w:val="1"/>
      <w:numFmt w:val="bullet"/>
      <w:lvlText w:val=""/>
      <w:lvlJc w:val="left"/>
      <w:pPr>
        <w:tabs>
          <w:tab w:val="num" w:pos="3600"/>
        </w:tabs>
        <w:ind w:left="3600" w:hanging="360"/>
      </w:pPr>
      <w:rPr>
        <w:rFonts w:ascii="Wingdings" w:hAnsi="Wingdings" w:hint="default"/>
      </w:rPr>
    </w:lvl>
    <w:lvl w:ilvl="5" w:tplc="A7F0125C" w:tentative="1">
      <w:start w:val="1"/>
      <w:numFmt w:val="bullet"/>
      <w:lvlText w:val=""/>
      <w:lvlJc w:val="left"/>
      <w:pPr>
        <w:tabs>
          <w:tab w:val="num" w:pos="4320"/>
        </w:tabs>
        <w:ind w:left="4320" w:hanging="360"/>
      </w:pPr>
      <w:rPr>
        <w:rFonts w:ascii="Wingdings" w:hAnsi="Wingdings" w:hint="default"/>
      </w:rPr>
    </w:lvl>
    <w:lvl w:ilvl="6" w:tplc="A18C20F8" w:tentative="1">
      <w:start w:val="1"/>
      <w:numFmt w:val="bullet"/>
      <w:lvlText w:val=""/>
      <w:lvlJc w:val="left"/>
      <w:pPr>
        <w:tabs>
          <w:tab w:val="num" w:pos="5040"/>
        </w:tabs>
        <w:ind w:left="5040" w:hanging="360"/>
      </w:pPr>
      <w:rPr>
        <w:rFonts w:ascii="Wingdings" w:hAnsi="Wingdings" w:hint="default"/>
      </w:rPr>
    </w:lvl>
    <w:lvl w:ilvl="7" w:tplc="4A3A1B4A" w:tentative="1">
      <w:start w:val="1"/>
      <w:numFmt w:val="bullet"/>
      <w:lvlText w:val=""/>
      <w:lvlJc w:val="left"/>
      <w:pPr>
        <w:tabs>
          <w:tab w:val="num" w:pos="5760"/>
        </w:tabs>
        <w:ind w:left="5760" w:hanging="360"/>
      </w:pPr>
      <w:rPr>
        <w:rFonts w:ascii="Wingdings" w:hAnsi="Wingdings" w:hint="default"/>
      </w:rPr>
    </w:lvl>
    <w:lvl w:ilvl="8" w:tplc="37865D4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036618"/>
    <w:multiLevelType w:val="hybridMultilevel"/>
    <w:tmpl w:val="E1A64276"/>
    <w:lvl w:ilvl="0" w:tplc="F52E859A">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2" w15:restartNumberingAfterBreak="0">
    <w:nsid w:val="37737916"/>
    <w:multiLevelType w:val="hybridMultilevel"/>
    <w:tmpl w:val="BD0AC1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905A46"/>
    <w:multiLevelType w:val="hybridMultilevel"/>
    <w:tmpl w:val="04E884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06F2486"/>
    <w:multiLevelType w:val="hybridMultilevel"/>
    <w:tmpl w:val="C43E1160"/>
    <w:lvl w:ilvl="0" w:tplc="FF180562">
      <w:start w:val="1"/>
      <w:numFmt w:val="decimal"/>
      <w:lvlText w:val="%1."/>
      <w:lvlJc w:val="left"/>
      <w:pPr>
        <w:ind w:left="502" w:hanging="36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5" w15:restartNumberingAfterBreak="0">
    <w:nsid w:val="42B13343"/>
    <w:multiLevelType w:val="multilevel"/>
    <w:tmpl w:val="9A10E2CA"/>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2EC0C23"/>
    <w:multiLevelType w:val="multilevel"/>
    <w:tmpl w:val="9A10E2CA"/>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4C74EEC"/>
    <w:multiLevelType w:val="hybridMultilevel"/>
    <w:tmpl w:val="EA3C8696"/>
    <w:lvl w:ilvl="0" w:tplc="AD760B66">
      <w:start w:val="1"/>
      <w:numFmt w:val="decimal"/>
      <w:lvlText w:val="%1."/>
      <w:lvlJc w:val="left"/>
      <w:pPr>
        <w:ind w:left="720" w:hanging="360"/>
      </w:pPr>
      <w:rPr>
        <w:rFonts w:hint="default"/>
        <w:lang w:eastAsia="zh-TW"/>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4D60D8E"/>
    <w:multiLevelType w:val="hybridMultilevel"/>
    <w:tmpl w:val="5CA47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056ED"/>
    <w:multiLevelType w:val="hybridMultilevel"/>
    <w:tmpl w:val="6ED0AC4A"/>
    <w:lvl w:ilvl="0" w:tplc="CA3C08D6">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6E878BA"/>
    <w:multiLevelType w:val="hybridMultilevel"/>
    <w:tmpl w:val="8814DB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7F40E71"/>
    <w:multiLevelType w:val="hybridMultilevel"/>
    <w:tmpl w:val="823C9A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8147E37"/>
    <w:multiLevelType w:val="hybridMultilevel"/>
    <w:tmpl w:val="E7183D82"/>
    <w:lvl w:ilvl="0" w:tplc="0966ECEE">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B14293"/>
    <w:multiLevelType w:val="multilevel"/>
    <w:tmpl w:val="56E4DAE2"/>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pStyle w:val="Heading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07F51A9"/>
    <w:multiLevelType w:val="hybridMultilevel"/>
    <w:tmpl w:val="F39C5B02"/>
    <w:lvl w:ilvl="0" w:tplc="7C149E02">
      <w:numFmt w:val="bullet"/>
      <w:lvlText w:val="-"/>
      <w:lvlJc w:val="left"/>
      <w:pPr>
        <w:tabs>
          <w:tab w:val="num" w:pos="1080"/>
        </w:tabs>
        <w:ind w:left="1080" w:hanging="360"/>
      </w:pPr>
      <w:rPr>
        <w:rFonts w:ascii="Arial" w:eastAsiaTheme="minorEastAsia" w:hAnsi="Arial" w:cs="Arial" w:hint="default"/>
      </w:rPr>
    </w:lvl>
    <w:lvl w:ilvl="1" w:tplc="61D20BFE">
      <w:start w:val="2483"/>
      <w:numFmt w:val="bullet"/>
      <w:lvlText w:val=""/>
      <w:lvlJc w:val="left"/>
      <w:pPr>
        <w:tabs>
          <w:tab w:val="num" w:pos="1800"/>
        </w:tabs>
        <w:ind w:left="1800" w:hanging="360"/>
      </w:pPr>
      <w:rPr>
        <w:rFonts w:ascii="Wingdings" w:hAnsi="Wingdings" w:hint="default"/>
      </w:rPr>
    </w:lvl>
    <w:lvl w:ilvl="2" w:tplc="5A7CD802" w:tentative="1">
      <w:start w:val="1"/>
      <w:numFmt w:val="bullet"/>
      <w:lvlText w:val=""/>
      <w:lvlJc w:val="left"/>
      <w:pPr>
        <w:tabs>
          <w:tab w:val="num" w:pos="2520"/>
        </w:tabs>
        <w:ind w:left="2520" w:hanging="360"/>
      </w:pPr>
      <w:rPr>
        <w:rFonts w:ascii="Wingdings" w:hAnsi="Wingdings" w:hint="default"/>
      </w:rPr>
    </w:lvl>
    <w:lvl w:ilvl="3" w:tplc="7BACE62E" w:tentative="1">
      <w:start w:val="1"/>
      <w:numFmt w:val="bullet"/>
      <w:lvlText w:val=""/>
      <w:lvlJc w:val="left"/>
      <w:pPr>
        <w:tabs>
          <w:tab w:val="num" w:pos="3240"/>
        </w:tabs>
        <w:ind w:left="3240" w:hanging="360"/>
      </w:pPr>
      <w:rPr>
        <w:rFonts w:ascii="Wingdings" w:hAnsi="Wingdings" w:hint="default"/>
      </w:rPr>
    </w:lvl>
    <w:lvl w:ilvl="4" w:tplc="29B69AA0" w:tentative="1">
      <w:start w:val="1"/>
      <w:numFmt w:val="bullet"/>
      <w:lvlText w:val=""/>
      <w:lvlJc w:val="left"/>
      <w:pPr>
        <w:tabs>
          <w:tab w:val="num" w:pos="3960"/>
        </w:tabs>
        <w:ind w:left="3960" w:hanging="360"/>
      </w:pPr>
      <w:rPr>
        <w:rFonts w:ascii="Wingdings" w:hAnsi="Wingdings" w:hint="default"/>
      </w:rPr>
    </w:lvl>
    <w:lvl w:ilvl="5" w:tplc="5BBEE10E" w:tentative="1">
      <w:start w:val="1"/>
      <w:numFmt w:val="bullet"/>
      <w:lvlText w:val=""/>
      <w:lvlJc w:val="left"/>
      <w:pPr>
        <w:tabs>
          <w:tab w:val="num" w:pos="4680"/>
        </w:tabs>
        <w:ind w:left="4680" w:hanging="360"/>
      </w:pPr>
      <w:rPr>
        <w:rFonts w:ascii="Wingdings" w:hAnsi="Wingdings" w:hint="default"/>
      </w:rPr>
    </w:lvl>
    <w:lvl w:ilvl="6" w:tplc="79785EA6" w:tentative="1">
      <w:start w:val="1"/>
      <w:numFmt w:val="bullet"/>
      <w:lvlText w:val=""/>
      <w:lvlJc w:val="left"/>
      <w:pPr>
        <w:tabs>
          <w:tab w:val="num" w:pos="5400"/>
        </w:tabs>
        <w:ind w:left="5400" w:hanging="360"/>
      </w:pPr>
      <w:rPr>
        <w:rFonts w:ascii="Wingdings" w:hAnsi="Wingdings" w:hint="default"/>
      </w:rPr>
    </w:lvl>
    <w:lvl w:ilvl="7" w:tplc="9CCE168A" w:tentative="1">
      <w:start w:val="1"/>
      <w:numFmt w:val="bullet"/>
      <w:lvlText w:val=""/>
      <w:lvlJc w:val="left"/>
      <w:pPr>
        <w:tabs>
          <w:tab w:val="num" w:pos="6120"/>
        </w:tabs>
        <w:ind w:left="6120" w:hanging="360"/>
      </w:pPr>
      <w:rPr>
        <w:rFonts w:ascii="Wingdings" w:hAnsi="Wingdings" w:hint="default"/>
      </w:rPr>
    </w:lvl>
    <w:lvl w:ilvl="8" w:tplc="090C94DE"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0E76DEC"/>
    <w:multiLevelType w:val="hybridMultilevel"/>
    <w:tmpl w:val="6D1E9D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2A71A96"/>
    <w:multiLevelType w:val="hybridMultilevel"/>
    <w:tmpl w:val="4E44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2DD3618"/>
    <w:multiLevelType w:val="hybridMultilevel"/>
    <w:tmpl w:val="BA46865A"/>
    <w:lvl w:ilvl="0" w:tplc="5706EA28">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5D16E7C"/>
    <w:multiLevelType w:val="hybridMultilevel"/>
    <w:tmpl w:val="7F2632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7C149E02">
      <w:numFmt w:val="bullet"/>
      <w:lvlText w:val="-"/>
      <w:lvlJc w:val="left"/>
      <w:pPr>
        <w:ind w:left="1800" w:hanging="360"/>
      </w:pPr>
      <w:rPr>
        <w:rFonts w:ascii="Arial" w:eastAsiaTheme="minorEastAsia" w:hAnsi="Arial" w:cs="Arial"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B441385"/>
    <w:multiLevelType w:val="hybridMultilevel"/>
    <w:tmpl w:val="281C0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2B138E"/>
    <w:multiLevelType w:val="hybridMultilevel"/>
    <w:tmpl w:val="EA60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1674AC"/>
    <w:multiLevelType w:val="hybridMultilevel"/>
    <w:tmpl w:val="BB845EA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022553D"/>
    <w:multiLevelType w:val="hybridMultilevel"/>
    <w:tmpl w:val="E06E9ED6"/>
    <w:lvl w:ilvl="0" w:tplc="96D889C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15:restartNumberingAfterBreak="0">
    <w:nsid w:val="611A7902"/>
    <w:multiLevelType w:val="hybridMultilevel"/>
    <w:tmpl w:val="07D26E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17B6A1E"/>
    <w:multiLevelType w:val="hybridMultilevel"/>
    <w:tmpl w:val="441E7D6C"/>
    <w:lvl w:ilvl="0" w:tplc="422860BA">
      <w:numFmt w:val="bullet"/>
      <w:lvlText w:val="-"/>
      <w:lvlJc w:val="left"/>
      <w:pPr>
        <w:ind w:left="785" w:hanging="360"/>
      </w:pPr>
      <w:rPr>
        <w:rFonts w:ascii="Arial Unicode MS" w:eastAsia="Arial Unicode MS" w:hAnsi="Arial Unicode MS" w:cs="Arial Unicode MS"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5" w15:restartNumberingAfterBreak="0">
    <w:nsid w:val="62CA39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86A7CAD"/>
    <w:multiLevelType w:val="hybridMultilevel"/>
    <w:tmpl w:val="8882544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D8420C2"/>
    <w:multiLevelType w:val="hybridMultilevel"/>
    <w:tmpl w:val="28464CA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EB43E74"/>
    <w:multiLevelType w:val="hybridMultilevel"/>
    <w:tmpl w:val="771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53E06"/>
    <w:multiLevelType w:val="hybridMultilevel"/>
    <w:tmpl w:val="41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862FD"/>
    <w:multiLevelType w:val="hybridMultilevel"/>
    <w:tmpl w:val="C602EA18"/>
    <w:lvl w:ilvl="0" w:tplc="57C460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1D41FC2"/>
    <w:multiLevelType w:val="hybridMultilevel"/>
    <w:tmpl w:val="E446F59A"/>
    <w:lvl w:ilvl="0" w:tplc="7C149E02">
      <w:numFmt w:val="bullet"/>
      <w:lvlText w:val="-"/>
      <w:lvlJc w:val="left"/>
      <w:pPr>
        <w:ind w:left="660" w:hanging="480"/>
      </w:pPr>
      <w:rPr>
        <w:rFonts w:ascii="Arial" w:eastAsiaTheme="minorEastAsia" w:hAnsi="Arial" w:cs="Arial" w:hint="default"/>
      </w:rPr>
    </w:lvl>
    <w:lvl w:ilvl="1" w:tplc="04090003" w:tentative="1">
      <w:start w:val="1"/>
      <w:numFmt w:val="bullet"/>
      <w:lvlText w:val=""/>
      <w:lvlJc w:val="left"/>
      <w:pPr>
        <w:ind w:left="1140" w:hanging="480"/>
      </w:pPr>
      <w:rPr>
        <w:rFonts w:ascii="Wingdings" w:hAnsi="Wingdings" w:hint="default"/>
      </w:rPr>
    </w:lvl>
    <w:lvl w:ilvl="2" w:tplc="04090005"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3" w:tentative="1">
      <w:start w:val="1"/>
      <w:numFmt w:val="bullet"/>
      <w:lvlText w:val=""/>
      <w:lvlJc w:val="left"/>
      <w:pPr>
        <w:ind w:left="2580" w:hanging="480"/>
      </w:pPr>
      <w:rPr>
        <w:rFonts w:ascii="Wingdings" w:hAnsi="Wingdings" w:hint="default"/>
      </w:rPr>
    </w:lvl>
    <w:lvl w:ilvl="5" w:tplc="04090005"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3" w:tentative="1">
      <w:start w:val="1"/>
      <w:numFmt w:val="bullet"/>
      <w:lvlText w:val=""/>
      <w:lvlJc w:val="left"/>
      <w:pPr>
        <w:ind w:left="4020" w:hanging="480"/>
      </w:pPr>
      <w:rPr>
        <w:rFonts w:ascii="Wingdings" w:hAnsi="Wingdings" w:hint="default"/>
      </w:rPr>
    </w:lvl>
    <w:lvl w:ilvl="8" w:tplc="04090005" w:tentative="1">
      <w:start w:val="1"/>
      <w:numFmt w:val="bullet"/>
      <w:lvlText w:val=""/>
      <w:lvlJc w:val="left"/>
      <w:pPr>
        <w:ind w:left="4500" w:hanging="480"/>
      </w:pPr>
      <w:rPr>
        <w:rFonts w:ascii="Wingdings" w:hAnsi="Wingdings" w:hint="default"/>
      </w:rPr>
    </w:lvl>
  </w:abstractNum>
  <w:abstractNum w:abstractNumId="42" w15:restartNumberingAfterBreak="0">
    <w:nsid w:val="7A4A4CFA"/>
    <w:multiLevelType w:val="hybridMultilevel"/>
    <w:tmpl w:val="CAD85E4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7BFB270D"/>
    <w:multiLevelType w:val="hybridMultilevel"/>
    <w:tmpl w:val="9C4A6784"/>
    <w:lvl w:ilvl="0" w:tplc="9F366800">
      <w:start w:val="1"/>
      <w:numFmt w:val="bullet"/>
      <w:lvlText w:val=""/>
      <w:lvlJc w:val="left"/>
      <w:pPr>
        <w:tabs>
          <w:tab w:val="num" w:pos="1080"/>
        </w:tabs>
        <w:ind w:left="1080" w:hanging="360"/>
      </w:pPr>
      <w:rPr>
        <w:rFonts w:ascii="Wingdings" w:hAnsi="Wingdings" w:hint="default"/>
      </w:rPr>
    </w:lvl>
    <w:lvl w:ilvl="1" w:tplc="61D20BFE">
      <w:start w:val="2483"/>
      <w:numFmt w:val="bullet"/>
      <w:lvlText w:val=""/>
      <w:lvlJc w:val="left"/>
      <w:pPr>
        <w:tabs>
          <w:tab w:val="num" w:pos="1800"/>
        </w:tabs>
        <w:ind w:left="1800" w:hanging="360"/>
      </w:pPr>
      <w:rPr>
        <w:rFonts w:ascii="Wingdings" w:hAnsi="Wingdings" w:hint="default"/>
      </w:rPr>
    </w:lvl>
    <w:lvl w:ilvl="2" w:tplc="5A7CD802" w:tentative="1">
      <w:start w:val="1"/>
      <w:numFmt w:val="bullet"/>
      <w:lvlText w:val=""/>
      <w:lvlJc w:val="left"/>
      <w:pPr>
        <w:tabs>
          <w:tab w:val="num" w:pos="2520"/>
        </w:tabs>
        <w:ind w:left="2520" w:hanging="360"/>
      </w:pPr>
      <w:rPr>
        <w:rFonts w:ascii="Wingdings" w:hAnsi="Wingdings" w:hint="default"/>
      </w:rPr>
    </w:lvl>
    <w:lvl w:ilvl="3" w:tplc="7BACE62E" w:tentative="1">
      <w:start w:val="1"/>
      <w:numFmt w:val="bullet"/>
      <w:lvlText w:val=""/>
      <w:lvlJc w:val="left"/>
      <w:pPr>
        <w:tabs>
          <w:tab w:val="num" w:pos="3240"/>
        </w:tabs>
        <w:ind w:left="3240" w:hanging="360"/>
      </w:pPr>
      <w:rPr>
        <w:rFonts w:ascii="Wingdings" w:hAnsi="Wingdings" w:hint="default"/>
      </w:rPr>
    </w:lvl>
    <w:lvl w:ilvl="4" w:tplc="29B69AA0" w:tentative="1">
      <w:start w:val="1"/>
      <w:numFmt w:val="bullet"/>
      <w:lvlText w:val=""/>
      <w:lvlJc w:val="left"/>
      <w:pPr>
        <w:tabs>
          <w:tab w:val="num" w:pos="3960"/>
        </w:tabs>
        <w:ind w:left="3960" w:hanging="360"/>
      </w:pPr>
      <w:rPr>
        <w:rFonts w:ascii="Wingdings" w:hAnsi="Wingdings" w:hint="default"/>
      </w:rPr>
    </w:lvl>
    <w:lvl w:ilvl="5" w:tplc="5BBEE10E" w:tentative="1">
      <w:start w:val="1"/>
      <w:numFmt w:val="bullet"/>
      <w:lvlText w:val=""/>
      <w:lvlJc w:val="left"/>
      <w:pPr>
        <w:tabs>
          <w:tab w:val="num" w:pos="4680"/>
        </w:tabs>
        <w:ind w:left="4680" w:hanging="360"/>
      </w:pPr>
      <w:rPr>
        <w:rFonts w:ascii="Wingdings" w:hAnsi="Wingdings" w:hint="default"/>
      </w:rPr>
    </w:lvl>
    <w:lvl w:ilvl="6" w:tplc="79785EA6" w:tentative="1">
      <w:start w:val="1"/>
      <w:numFmt w:val="bullet"/>
      <w:lvlText w:val=""/>
      <w:lvlJc w:val="left"/>
      <w:pPr>
        <w:tabs>
          <w:tab w:val="num" w:pos="5400"/>
        </w:tabs>
        <w:ind w:left="5400" w:hanging="360"/>
      </w:pPr>
      <w:rPr>
        <w:rFonts w:ascii="Wingdings" w:hAnsi="Wingdings" w:hint="default"/>
      </w:rPr>
    </w:lvl>
    <w:lvl w:ilvl="7" w:tplc="9CCE168A" w:tentative="1">
      <w:start w:val="1"/>
      <w:numFmt w:val="bullet"/>
      <w:lvlText w:val=""/>
      <w:lvlJc w:val="left"/>
      <w:pPr>
        <w:tabs>
          <w:tab w:val="num" w:pos="6120"/>
        </w:tabs>
        <w:ind w:left="6120" w:hanging="360"/>
      </w:pPr>
      <w:rPr>
        <w:rFonts w:ascii="Wingdings" w:hAnsi="Wingdings" w:hint="default"/>
      </w:rPr>
    </w:lvl>
    <w:lvl w:ilvl="8" w:tplc="090C94DE"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FE5372C"/>
    <w:multiLevelType w:val="hybridMultilevel"/>
    <w:tmpl w:val="8134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30"/>
  </w:num>
  <w:num w:numId="4">
    <w:abstractNumId w:val="1"/>
  </w:num>
  <w:num w:numId="5">
    <w:abstractNumId w:val="39"/>
  </w:num>
  <w:num w:numId="6">
    <w:abstractNumId w:val="29"/>
  </w:num>
  <w:num w:numId="7">
    <w:abstractNumId w:val="38"/>
  </w:num>
  <w:num w:numId="8">
    <w:abstractNumId w:val="19"/>
  </w:num>
  <w:num w:numId="9">
    <w:abstractNumId w:val="27"/>
  </w:num>
  <w:num w:numId="10">
    <w:abstractNumId w:val="28"/>
  </w:num>
  <w:num w:numId="11">
    <w:abstractNumId w:val="42"/>
  </w:num>
  <w:num w:numId="12">
    <w:abstractNumId w:val="31"/>
  </w:num>
  <w:num w:numId="13">
    <w:abstractNumId w:val="0"/>
  </w:num>
  <w:num w:numId="14">
    <w:abstractNumId w:val="37"/>
  </w:num>
  <w:num w:numId="15">
    <w:abstractNumId w:val="3"/>
  </w:num>
  <w:num w:numId="16">
    <w:abstractNumId w:val="20"/>
  </w:num>
  <w:num w:numId="17">
    <w:abstractNumId w:val="4"/>
  </w:num>
  <w:num w:numId="18">
    <w:abstractNumId w:val="36"/>
  </w:num>
  <w:num w:numId="19">
    <w:abstractNumId w:val="9"/>
  </w:num>
  <w:num w:numId="20">
    <w:abstractNumId w:val="25"/>
  </w:num>
  <w:num w:numId="21">
    <w:abstractNumId w:val="13"/>
  </w:num>
  <w:num w:numId="22">
    <w:abstractNumId w:val="6"/>
  </w:num>
  <w:num w:numId="23">
    <w:abstractNumId w:val="23"/>
  </w:num>
  <w:num w:numId="24">
    <w:abstractNumId w:val="5"/>
  </w:num>
  <w:num w:numId="25">
    <w:abstractNumId w:val="35"/>
  </w:num>
  <w:num w:numId="26">
    <w:abstractNumId w:val="2"/>
  </w:num>
  <w:num w:numId="27">
    <w:abstractNumId w:val="21"/>
  </w:num>
  <w:num w:numId="28">
    <w:abstractNumId w:val="33"/>
  </w:num>
  <w:num w:numId="29">
    <w:abstractNumId w:val="12"/>
  </w:num>
  <w:num w:numId="30">
    <w:abstractNumId w:val="22"/>
  </w:num>
  <w:num w:numId="31">
    <w:abstractNumId w:val="26"/>
  </w:num>
  <w:num w:numId="32">
    <w:abstractNumId w:val="41"/>
  </w:num>
  <w:num w:numId="33">
    <w:abstractNumId w:val="31"/>
  </w:num>
  <w:num w:numId="34">
    <w:abstractNumId w:val="23"/>
  </w:num>
  <w:num w:numId="35">
    <w:abstractNumId w:val="16"/>
  </w:num>
  <w:num w:numId="36">
    <w:abstractNumId w:val="15"/>
  </w:num>
  <w:num w:numId="37">
    <w:abstractNumId w:val="40"/>
  </w:num>
  <w:num w:numId="38">
    <w:abstractNumId w:val="8"/>
  </w:num>
  <w:num w:numId="39">
    <w:abstractNumId w:val="10"/>
  </w:num>
  <w:num w:numId="40">
    <w:abstractNumId w:val="43"/>
  </w:num>
  <w:num w:numId="41">
    <w:abstractNumId w:val="24"/>
  </w:num>
  <w:num w:numId="42">
    <w:abstractNumId w:val="34"/>
  </w:num>
  <w:num w:numId="43">
    <w:abstractNumId w:val="17"/>
  </w:num>
  <w:num w:numId="44">
    <w:abstractNumId w:val="11"/>
  </w:num>
  <w:num w:numId="45">
    <w:abstractNumId w:val="32"/>
  </w:num>
  <w:num w:numId="46">
    <w:abstractNumId w:val="14"/>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C80"/>
    <w:rsid w:val="00003AB1"/>
    <w:rsid w:val="00005D77"/>
    <w:rsid w:val="000154F5"/>
    <w:rsid w:val="00021231"/>
    <w:rsid w:val="00026781"/>
    <w:rsid w:val="0003372E"/>
    <w:rsid w:val="00033B4C"/>
    <w:rsid w:val="00033BD1"/>
    <w:rsid w:val="000348D1"/>
    <w:rsid w:val="00037E77"/>
    <w:rsid w:val="00040892"/>
    <w:rsid w:val="00041403"/>
    <w:rsid w:val="00042C43"/>
    <w:rsid w:val="00050B39"/>
    <w:rsid w:val="00052F36"/>
    <w:rsid w:val="00055B35"/>
    <w:rsid w:val="00056EE1"/>
    <w:rsid w:val="00073394"/>
    <w:rsid w:val="00075607"/>
    <w:rsid w:val="00081DAD"/>
    <w:rsid w:val="00083AE5"/>
    <w:rsid w:val="00091D6C"/>
    <w:rsid w:val="00093803"/>
    <w:rsid w:val="000A0489"/>
    <w:rsid w:val="000B2E75"/>
    <w:rsid w:val="000B3403"/>
    <w:rsid w:val="000B52C0"/>
    <w:rsid w:val="000B72F0"/>
    <w:rsid w:val="000C1AC1"/>
    <w:rsid w:val="000D1D78"/>
    <w:rsid w:val="000D2809"/>
    <w:rsid w:val="000D7434"/>
    <w:rsid w:val="000E0F13"/>
    <w:rsid w:val="000E1CBB"/>
    <w:rsid w:val="000E4233"/>
    <w:rsid w:val="000E5C5E"/>
    <w:rsid w:val="000E6924"/>
    <w:rsid w:val="000F061C"/>
    <w:rsid w:val="000F2248"/>
    <w:rsid w:val="000F789D"/>
    <w:rsid w:val="0010068C"/>
    <w:rsid w:val="00100871"/>
    <w:rsid w:val="001016C5"/>
    <w:rsid w:val="0011186A"/>
    <w:rsid w:val="00112F2C"/>
    <w:rsid w:val="00113639"/>
    <w:rsid w:val="00114A86"/>
    <w:rsid w:val="001150A5"/>
    <w:rsid w:val="00122CFD"/>
    <w:rsid w:val="00127168"/>
    <w:rsid w:val="00136663"/>
    <w:rsid w:val="00141A7C"/>
    <w:rsid w:val="00142F71"/>
    <w:rsid w:val="001439ED"/>
    <w:rsid w:val="001452D0"/>
    <w:rsid w:val="00146AB4"/>
    <w:rsid w:val="00151015"/>
    <w:rsid w:val="00152B3E"/>
    <w:rsid w:val="00160034"/>
    <w:rsid w:val="00162866"/>
    <w:rsid w:val="00167096"/>
    <w:rsid w:val="00170986"/>
    <w:rsid w:val="00174FE2"/>
    <w:rsid w:val="0017539D"/>
    <w:rsid w:val="00185660"/>
    <w:rsid w:val="00190757"/>
    <w:rsid w:val="00194166"/>
    <w:rsid w:val="001943A7"/>
    <w:rsid w:val="001970DF"/>
    <w:rsid w:val="001A0834"/>
    <w:rsid w:val="001A54A3"/>
    <w:rsid w:val="001A6555"/>
    <w:rsid w:val="001C0582"/>
    <w:rsid w:val="001C4253"/>
    <w:rsid w:val="001C5F86"/>
    <w:rsid w:val="001D32B9"/>
    <w:rsid w:val="001D4A43"/>
    <w:rsid w:val="001D7221"/>
    <w:rsid w:val="001E3330"/>
    <w:rsid w:val="001E4FDF"/>
    <w:rsid w:val="001F1D37"/>
    <w:rsid w:val="001F4DA5"/>
    <w:rsid w:val="0020112E"/>
    <w:rsid w:val="00201C15"/>
    <w:rsid w:val="002066B2"/>
    <w:rsid w:val="002170C6"/>
    <w:rsid w:val="002227E8"/>
    <w:rsid w:val="00225D4E"/>
    <w:rsid w:val="00231374"/>
    <w:rsid w:val="002330B2"/>
    <w:rsid w:val="0024286E"/>
    <w:rsid w:val="00244D7D"/>
    <w:rsid w:val="0025602E"/>
    <w:rsid w:val="002578AF"/>
    <w:rsid w:val="00267931"/>
    <w:rsid w:val="0027273C"/>
    <w:rsid w:val="00272927"/>
    <w:rsid w:val="00283707"/>
    <w:rsid w:val="0029041E"/>
    <w:rsid w:val="00291A52"/>
    <w:rsid w:val="00291D02"/>
    <w:rsid w:val="002937AA"/>
    <w:rsid w:val="00295885"/>
    <w:rsid w:val="002A2DB4"/>
    <w:rsid w:val="002A6277"/>
    <w:rsid w:val="002B2149"/>
    <w:rsid w:val="002B2494"/>
    <w:rsid w:val="002B26FD"/>
    <w:rsid w:val="002B7B17"/>
    <w:rsid w:val="002C1B57"/>
    <w:rsid w:val="002C27A6"/>
    <w:rsid w:val="002C38CB"/>
    <w:rsid w:val="002C5324"/>
    <w:rsid w:val="002D1657"/>
    <w:rsid w:val="002D1FFC"/>
    <w:rsid w:val="002D6E85"/>
    <w:rsid w:val="002E026D"/>
    <w:rsid w:val="002F6D1B"/>
    <w:rsid w:val="002F6E3B"/>
    <w:rsid w:val="003064FF"/>
    <w:rsid w:val="0031059D"/>
    <w:rsid w:val="003150B3"/>
    <w:rsid w:val="0032543C"/>
    <w:rsid w:val="00326FD0"/>
    <w:rsid w:val="00333635"/>
    <w:rsid w:val="003363A2"/>
    <w:rsid w:val="003440E1"/>
    <w:rsid w:val="003462E0"/>
    <w:rsid w:val="00361686"/>
    <w:rsid w:val="00361D57"/>
    <w:rsid w:val="00364B08"/>
    <w:rsid w:val="00372C0E"/>
    <w:rsid w:val="003834B8"/>
    <w:rsid w:val="00387954"/>
    <w:rsid w:val="003962AE"/>
    <w:rsid w:val="003A148E"/>
    <w:rsid w:val="003A36C0"/>
    <w:rsid w:val="003A558E"/>
    <w:rsid w:val="003A6457"/>
    <w:rsid w:val="003B146C"/>
    <w:rsid w:val="003B66AB"/>
    <w:rsid w:val="003C0BCE"/>
    <w:rsid w:val="003C3952"/>
    <w:rsid w:val="003C59EB"/>
    <w:rsid w:val="003C77DA"/>
    <w:rsid w:val="003D31D5"/>
    <w:rsid w:val="003D3B32"/>
    <w:rsid w:val="003D6E46"/>
    <w:rsid w:val="003E68B9"/>
    <w:rsid w:val="003F4585"/>
    <w:rsid w:val="003F61D2"/>
    <w:rsid w:val="003F62BE"/>
    <w:rsid w:val="003F70CB"/>
    <w:rsid w:val="00404D5A"/>
    <w:rsid w:val="004070FC"/>
    <w:rsid w:val="0041584D"/>
    <w:rsid w:val="0041708E"/>
    <w:rsid w:val="00417324"/>
    <w:rsid w:val="00417647"/>
    <w:rsid w:val="00425353"/>
    <w:rsid w:val="004308A8"/>
    <w:rsid w:val="00432289"/>
    <w:rsid w:val="00432BBA"/>
    <w:rsid w:val="0043643C"/>
    <w:rsid w:val="00440051"/>
    <w:rsid w:val="0045115E"/>
    <w:rsid w:val="00461C3F"/>
    <w:rsid w:val="00462403"/>
    <w:rsid w:val="00464E15"/>
    <w:rsid w:val="00477561"/>
    <w:rsid w:val="00483C9E"/>
    <w:rsid w:val="00486614"/>
    <w:rsid w:val="00493921"/>
    <w:rsid w:val="004A4D71"/>
    <w:rsid w:val="004A60F8"/>
    <w:rsid w:val="004A676B"/>
    <w:rsid w:val="004A71E4"/>
    <w:rsid w:val="004B137F"/>
    <w:rsid w:val="004B6E0F"/>
    <w:rsid w:val="004D016A"/>
    <w:rsid w:val="004D4B07"/>
    <w:rsid w:val="004D7616"/>
    <w:rsid w:val="004E08CA"/>
    <w:rsid w:val="004E25DE"/>
    <w:rsid w:val="004E260D"/>
    <w:rsid w:val="004E520A"/>
    <w:rsid w:val="0050252D"/>
    <w:rsid w:val="0050298F"/>
    <w:rsid w:val="0050613B"/>
    <w:rsid w:val="005062EE"/>
    <w:rsid w:val="0050705D"/>
    <w:rsid w:val="00510B62"/>
    <w:rsid w:val="00517939"/>
    <w:rsid w:val="00525C74"/>
    <w:rsid w:val="005348A0"/>
    <w:rsid w:val="00534AEE"/>
    <w:rsid w:val="00534F02"/>
    <w:rsid w:val="00535FC2"/>
    <w:rsid w:val="00541E13"/>
    <w:rsid w:val="0054239E"/>
    <w:rsid w:val="005574AE"/>
    <w:rsid w:val="0057072A"/>
    <w:rsid w:val="0057711E"/>
    <w:rsid w:val="00581899"/>
    <w:rsid w:val="0058203A"/>
    <w:rsid w:val="005832F5"/>
    <w:rsid w:val="005838E6"/>
    <w:rsid w:val="00584F1A"/>
    <w:rsid w:val="00587B00"/>
    <w:rsid w:val="00590D4A"/>
    <w:rsid w:val="00591A08"/>
    <w:rsid w:val="0059238E"/>
    <w:rsid w:val="005A1B52"/>
    <w:rsid w:val="005A2D90"/>
    <w:rsid w:val="005A6547"/>
    <w:rsid w:val="005A6710"/>
    <w:rsid w:val="005B2E3E"/>
    <w:rsid w:val="005C1832"/>
    <w:rsid w:val="005C4729"/>
    <w:rsid w:val="005D0DDC"/>
    <w:rsid w:val="005D2348"/>
    <w:rsid w:val="005D6676"/>
    <w:rsid w:val="005E5395"/>
    <w:rsid w:val="005E6632"/>
    <w:rsid w:val="005F3F85"/>
    <w:rsid w:val="005F6A22"/>
    <w:rsid w:val="005F6C5B"/>
    <w:rsid w:val="005F7328"/>
    <w:rsid w:val="005F74BA"/>
    <w:rsid w:val="005F7CB9"/>
    <w:rsid w:val="00603368"/>
    <w:rsid w:val="00603F08"/>
    <w:rsid w:val="00620BCC"/>
    <w:rsid w:val="006210B1"/>
    <w:rsid w:val="00621EDF"/>
    <w:rsid w:val="00633050"/>
    <w:rsid w:val="00647061"/>
    <w:rsid w:val="0065141F"/>
    <w:rsid w:val="00651BDE"/>
    <w:rsid w:val="00652B2C"/>
    <w:rsid w:val="00667587"/>
    <w:rsid w:val="00673BF0"/>
    <w:rsid w:val="00674722"/>
    <w:rsid w:val="00674E75"/>
    <w:rsid w:val="0068236F"/>
    <w:rsid w:val="0068302E"/>
    <w:rsid w:val="006858A4"/>
    <w:rsid w:val="0068721B"/>
    <w:rsid w:val="00690E17"/>
    <w:rsid w:val="00693EBD"/>
    <w:rsid w:val="006942EB"/>
    <w:rsid w:val="00695B4A"/>
    <w:rsid w:val="006A57CB"/>
    <w:rsid w:val="006B18B5"/>
    <w:rsid w:val="006B27C2"/>
    <w:rsid w:val="006B2D34"/>
    <w:rsid w:val="006C4201"/>
    <w:rsid w:val="006D3B17"/>
    <w:rsid w:val="006D74AA"/>
    <w:rsid w:val="006E05B9"/>
    <w:rsid w:val="006F0144"/>
    <w:rsid w:val="006F226D"/>
    <w:rsid w:val="006F2CEB"/>
    <w:rsid w:val="006F52CC"/>
    <w:rsid w:val="00701DB5"/>
    <w:rsid w:val="00706B9E"/>
    <w:rsid w:val="00707AFC"/>
    <w:rsid w:val="0071183C"/>
    <w:rsid w:val="00713B1F"/>
    <w:rsid w:val="007147B2"/>
    <w:rsid w:val="0071590A"/>
    <w:rsid w:val="0071767C"/>
    <w:rsid w:val="00717C41"/>
    <w:rsid w:val="00721129"/>
    <w:rsid w:val="007241A7"/>
    <w:rsid w:val="0073004F"/>
    <w:rsid w:val="00750158"/>
    <w:rsid w:val="00752ADC"/>
    <w:rsid w:val="00754095"/>
    <w:rsid w:val="00755A7D"/>
    <w:rsid w:val="007602FB"/>
    <w:rsid w:val="0076440B"/>
    <w:rsid w:val="00784271"/>
    <w:rsid w:val="00793828"/>
    <w:rsid w:val="007954FF"/>
    <w:rsid w:val="0079568C"/>
    <w:rsid w:val="0079693D"/>
    <w:rsid w:val="00797F58"/>
    <w:rsid w:val="007A100A"/>
    <w:rsid w:val="007A1343"/>
    <w:rsid w:val="007A59D2"/>
    <w:rsid w:val="007A6BDD"/>
    <w:rsid w:val="007B019C"/>
    <w:rsid w:val="007B0E64"/>
    <w:rsid w:val="007C03A1"/>
    <w:rsid w:val="007C3E1E"/>
    <w:rsid w:val="007D047C"/>
    <w:rsid w:val="007D05A5"/>
    <w:rsid w:val="007D0A0A"/>
    <w:rsid w:val="007D13D5"/>
    <w:rsid w:val="007D74B6"/>
    <w:rsid w:val="007E19D1"/>
    <w:rsid w:val="007E2930"/>
    <w:rsid w:val="007F2C80"/>
    <w:rsid w:val="0080049E"/>
    <w:rsid w:val="008015E7"/>
    <w:rsid w:val="00801EBB"/>
    <w:rsid w:val="00811C9E"/>
    <w:rsid w:val="00813891"/>
    <w:rsid w:val="00816932"/>
    <w:rsid w:val="00820E0C"/>
    <w:rsid w:val="00827B61"/>
    <w:rsid w:val="00830CDA"/>
    <w:rsid w:val="00831496"/>
    <w:rsid w:val="00833FA6"/>
    <w:rsid w:val="00834F34"/>
    <w:rsid w:val="0083537F"/>
    <w:rsid w:val="008405E2"/>
    <w:rsid w:val="0084093C"/>
    <w:rsid w:val="0084268F"/>
    <w:rsid w:val="00844AE6"/>
    <w:rsid w:val="00844AEF"/>
    <w:rsid w:val="00844DFC"/>
    <w:rsid w:val="00851D87"/>
    <w:rsid w:val="00853DD5"/>
    <w:rsid w:val="008578B8"/>
    <w:rsid w:val="008630C9"/>
    <w:rsid w:val="008643EE"/>
    <w:rsid w:val="008662F6"/>
    <w:rsid w:val="008709BD"/>
    <w:rsid w:val="0087173E"/>
    <w:rsid w:val="00877D53"/>
    <w:rsid w:val="00877FAD"/>
    <w:rsid w:val="008817FE"/>
    <w:rsid w:val="008861D0"/>
    <w:rsid w:val="008909B8"/>
    <w:rsid w:val="008943BD"/>
    <w:rsid w:val="008A2E5B"/>
    <w:rsid w:val="008B190C"/>
    <w:rsid w:val="008B7891"/>
    <w:rsid w:val="008C153A"/>
    <w:rsid w:val="008D60B5"/>
    <w:rsid w:val="008D6C1F"/>
    <w:rsid w:val="008E00E8"/>
    <w:rsid w:val="008E2F43"/>
    <w:rsid w:val="008E3E63"/>
    <w:rsid w:val="008E51D1"/>
    <w:rsid w:val="008F615D"/>
    <w:rsid w:val="008F790F"/>
    <w:rsid w:val="00906E40"/>
    <w:rsid w:val="00914096"/>
    <w:rsid w:val="00917A4C"/>
    <w:rsid w:val="00924DD5"/>
    <w:rsid w:val="00936EF7"/>
    <w:rsid w:val="0094682B"/>
    <w:rsid w:val="009502A6"/>
    <w:rsid w:val="009625AC"/>
    <w:rsid w:val="00963C6D"/>
    <w:rsid w:val="00967652"/>
    <w:rsid w:val="0097017F"/>
    <w:rsid w:val="009731D3"/>
    <w:rsid w:val="00990791"/>
    <w:rsid w:val="009944CF"/>
    <w:rsid w:val="009B1D22"/>
    <w:rsid w:val="009B532A"/>
    <w:rsid w:val="009B762C"/>
    <w:rsid w:val="009C10A0"/>
    <w:rsid w:val="009C5591"/>
    <w:rsid w:val="009C6652"/>
    <w:rsid w:val="009C7CC7"/>
    <w:rsid w:val="009D1375"/>
    <w:rsid w:val="009D342F"/>
    <w:rsid w:val="009D3FCF"/>
    <w:rsid w:val="009D7BEB"/>
    <w:rsid w:val="009E4DD9"/>
    <w:rsid w:val="009E78EE"/>
    <w:rsid w:val="009F1774"/>
    <w:rsid w:val="009F203E"/>
    <w:rsid w:val="009F4699"/>
    <w:rsid w:val="009F51AA"/>
    <w:rsid w:val="00A05036"/>
    <w:rsid w:val="00A069C2"/>
    <w:rsid w:val="00A11BFE"/>
    <w:rsid w:val="00A13378"/>
    <w:rsid w:val="00A20F97"/>
    <w:rsid w:val="00A21489"/>
    <w:rsid w:val="00A26D36"/>
    <w:rsid w:val="00A322CC"/>
    <w:rsid w:val="00A32543"/>
    <w:rsid w:val="00A34BAA"/>
    <w:rsid w:val="00A36603"/>
    <w:rsid w:val="00A3744F"/>
    <w:rsid w:val="00A422C8"/>
    <w:rsid w:val="00A42AD8"/>
    <w:rsid w:val="00A47F1F"/>
    <w:rsid w:val="00A51948"/>
    <w:rsid w:val="00A6287E"/>
    <w:rsid w:val="00A639BB"/>
    <w:rsid w:val="00A66C68"/>
    <w:rsid w:val="00A72390"/>
    <w:rsid w:val="00A74540"/>
    <w:rsid w:val="00A824C3"/>
    <w:rsid w:val="00A83EAB"/>
    <w:rsid w:val="00A86981"/>
    <w:rsid w:val="00A86A52"/>
    <w:rsid w:val="00A8713F"/>
    <w:rsid w:val="00A9051C"/>
    <w:rsid w:val="00A9315E"/>
    <w:rsid w:val="00A975B4"/>
    <w:rsid w:val="00A977DE"/>
    <w:rsid w:val="00AB0F48"/>
    <w:rsid w:val="00AB69C4"/>
    <w:rsid w:val="00AC48C9"/>
    <w:rsid w:val="00AC6E40"/>
    <w:rsid w:val="00AD123C"/>
    <w:rsid w:val="00AD17AE"/>
    <w:rsid w:val="00AD2763"/>
    <w:rsid w:val="00AD3FA7"/>
    <w:rsid w:val="00AD542F"/>
    <w:rsid w:val="00AF3C3E"/>
    <w:rsid w:val="00AF4EA9"/>
    <w:rsid w:val="00AF6A58"/>
    <w:rsid w:val="00AF7443"/>
    <w:rsid w:val="00B0021D"/>
    <w:rsid w:val="00B04FE2"/>
    <w:rsid w:val="00B05279"/>
    <w:rsid w:val="00B1157C"/>
    <w:rsid w:val="00B115A5"/>
    <w:rsid w:val="00B118CA"/>
    <w:rsid w:val="00B26CD8"/>
    <w:rsid w:val="00B32489"/>
    <w:rsid w:val="00B34A87"/>
    <w:rsid w:val="00B426DE"/>
    <w:rsid w:val="00B45CD0"/>
    <w:rsid w:val="00B51126"/>
    <w:rsid w:val="00B57697"/>
    <w:rsid w:val="00B64F6A"/>
    <w:rsid w:val="00B65A38"/>
    <w:rsid w:val="00B66D3A"/>
    <w:rsid w:val="00B71E93"/>
    <w:rsid w:val="00B72E74"/>
    <w:rsid w:val="00B75F12"/>
    <w:rsid w:val="00B84AC2"/>
    <w:rsid w:val="00B90984"/>
    <w:rsid w:val="00B968D1"/>
    <w:rsid w:val="00BA46A1"/>
    <w:rsid w:val="00BA5D7C"/>
    <w:rsid w:val="00BC4ACE"/>
    <w:rsid w:val="00BC72F2"/>
    <w:rsid w:val="00BD5315"/>
    <w:rsid w:val="00BD6087"/>
    <w:rsid w:val="00BD7501"/>
    <w:rsid w:val="00BE0E51"/>
    <w:rsid w:val="00BE156A"/>
    <w:rsid w:val="00BE2043"/>
    <w:rsid w:val="00BE52B4"/>
    <w:rsid w:val="00BE63D5"/>
    <w:rsid w:val="00BE6A81"/>
    <w:rsid w:val="00BF30BD"/>
    <w:rsid w:val="00BF54EE"/>
    <w:rsid w:val="00BF7514"/>
    <w:rsid w:val="00BF7CC6"/>
    <w:rsid w:val="00C14D67"/>
    <w:rsid w:val="00C26C0F"/>
    <w:rsid w:val="00C308A3"/>
    <w:rsid w:val="00C30B9C"/>
    <w:rsid w:val="00C37C62"/>
    <w:rsid w:val="00C37F20"/>
    <w:rsid w:val="00C41906"/>
    <w:rsid w:val="00C5674E"/>
    <w:rsid w:val="00C63DC6"/>
    <w:rsid w:val="00C66F2A"/>
    <w:rsid w:val="00C71689"/>
    <w:rsid w:val="00C74176"/>
    <w:rsid w:val="00C75760"/>
    <w:rsid w:val="00C8384D"/>
    <w:rsid w:val="00C853A8"/>
    <w:rsid w:val="00C87619"/>
    <w:rsid w:val="00C919CC"/>
    <w:rsid w:val="00C97946"/>
    <w:rsid w:val="00CB4306"/>
    <w:rsid w:val="00CD6D5D"/>
    <w:rsid w:val="00CE091B"/>
    <w:rsid w:val="00D01281"/>
    <w:rsid w:val="00D023FC"/>
    <w:rsid w:val="00D03B57"/>
    <w:rsid w:val="00D03FAF"/>
    <w:rsid w:val="00D03FDF"/>
    <w:rsid w:val="00D0444F"/>
    <w:rsid w:val="00D05631"/>
    <w:rsid w:val="00D15B20"/>
    <w:rsid w:val="00D253BA"/>
    <w:rsid w:val="00D26669"/>
    <w:rsid w:val="00D27591"/>
    <w:rsid w:val="00D304E8"/>
    <w:rsid w:val="00D335AD"/>
    <w:rsid w:val="00D34BBA"/>
    <w:rsid w:val="00D35A81"/>
    <w:rsid w:val="00D4013A"/>
    <w:rsid w:val="00D551F0"/>
    <w:rsid w:val="00D67224"/>
    <w:rsid w:val="00D72EE7"/>
    <w:rsid w:val="00D73236"/>
    <w:rsid w:val="00D76080"/>
    <w:rsid w:val="00D80CEE"/>
    <w:rsid w:val="00D84334"/>
    <w:rsid w:val="00D9253E"/>
    <w:rsid w:val="00D92F1B"/>
    <w:rsid w:val="00DA17B2"/>
    <w:rsid w:val="00DA63C7"/>
    <w:rsid w:val="00DB1153"/>
    <w:rsid w:val="00DB497C"/>
    <w:rsid w:val="00DD7F08"/>
    <w:rsid w:val="00DE13CA"/>
    <w:rsid w:val="00DE16B6"/>
    <w:rsid w:val="00DE6B50"/>
    <w:rsid w:val="00DE7049"/>
    <w:rsid w:val="00DF0389"/>
    <w:rsid w:val="00DF07B8"/>
    <w:rsid w:val="00DF5972"/>
    <w:rsid w:val="00E03961"/>
    <w:rsid w:val="00E03D8E"/>
    <w:rsid w:val="00E15FA2"/>
    <w:rsid w:val="00E1796C"/>
    <w:rsid w:val="00E2361C"/>
    <w:rsid w:val="00E26A98"/>
    <w:rsid w:val="00E33EC3"/>
    <w:rsid w:val="00E34CE8"/>
    <w:rsid w:val="00E37F92"/>
    <w:rsid w:val="00E41627"/>
    <w:rsid w:val="00E46502"/>
    <w:rsid w:val="00E511CA"/>
    <w:rsid w:val="00E52822"/>
    <w:rsid w:val="00E604DF"/>
    <w:rsid w:val="00E643A9"/>
    <w:rsid w:val="00E6511D"/>
    <w:rsid w:val="00E6553D"/>
    <w:rsid w:val="00E679D0"/>
    <w:rsid w:val="00E72ECD"/>
    <w:rsid w:val="00E7415F"/>
    <w:rsid w:val="00E75DE3"/>
    <w:rsid w:val="00E7784B"/>
    <w:rsid w:val="00E81504"/>
    <w:rsid w:val="00E84D15"/>
    <w:rsid w:val="00E93F3C"/>
    <w:rsid w:val="00EA0938"/>
    <w:rsid w:val="00EA1805"/>
    <w:rsid w:val="00EA52E3"/>
    <w:rsid w:val="00EA67C4"/>
    <w:rsid w:val="00EB014C"/>
    <w:rsid w:val="00EC1EF2"/>
    <w:rsid w:val="00EC4FAF"/>
    <w:rsid w:val="00ED0B63"/>
    <w:rsid w:val="00ED18EB"/>
    <w:rsid w:val="00ED35A1"/>
    <w:rsid w:val="00ED77A2"/>
    <w:rsid w:val="00ED7E8D"/>
    <w:rsid w:val="00EE3BAA"/>
    <w:rsid w:val="00EE68F2"/>
    <w:rsid w:val="00EF2980"/>
    <w:rsid w:val="00F019CD"/>
    <w:rsid w:val="00F037C0"/>
    <w:rsid w:val="00F04A0D"/>
    <w:rsid w:val="00F114E2"/>
    <w:rsid w:val="00F16B4D"/>
    <w:rsid w:val="00F16D66"/>
    <w:rsid w:val="00F20E10"/>
    <w:rsid w:val="00F21239"/>
    <w:rsid w:val="00F233B0"/>
    <w:rsid w:val="00F27104"/>
    <w:rsid w:val="00F34F9D"/>
    <w:rsid w:val="00F417AF"/>
    <w:rsid w:val="00F418B7"/>
    <w:rsid w:val="00F4310D"/>
    <w:rsid w:val="00F432A0"/>
    <w:rsid w:val="00F4486F"/>
    <w:rsid w:val="00F45FCD"/>
    <w:rsid w:val="00F46B1B"/>
    <w:rsid w:val="00F500B2"/>
    <w:rsid w:val="00F50F4C"/>
    <w:rsid w:val="00F532C8"/>
    <w:rsid w:val="00F55C38"/>
    <w:rsid w:val="00F616C9"/>
    <w:rsid w:val="00F62132"/>
    <w:rsid w:val="00F66345"/>
    <w:rsid w:val="00F66773"/>
    <w:rsid w:val="00F72ED8"/>
    <w:rsid w:val="00F731FC"/>
    <w:rsid w:val="00F801EC"/>
    <w:rsid w:val="00F903F6"/>
    <w:rsid w:val="00F913E8"/>
    <w:rsid w:val="00F933F0"/>
    <w:rsid w:val="00F9347D"/>
    <w:rsid w:val="00F94B0E"/>
    <w:rsid w:val="00F9647F"/>
    <w:rsid w:val="00FA1463"/>
    <w:rsid w:val="00FA2288"/>
    <w:rsid w:val="00FA3D81"/>
    <w:rsid w:val="00FB7CBE"/>
    <w:rsid w:val="00FC0FA3"/>
    <w:rsid w:val="00FC38C9"/>
    <w:rsid w:val="00FD0F2B"/>
    <w:rsid w:val="00FD41AB"/>
    <w:rsid w:val="00FD5561"/>
    <w:rsid w:val="00FD716D"/>
    <w:rsid w:val="00FD7638"/>
    <w:rsid w:val="00FE326C"/>
    <w:rsid w:val="00FE63A7"/>
    <w:rsid w:val="00FF32C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3E0E60"/>
  <w15:docId w15:val="{A5A64C20-2A24-47B0-B8A3-AEE08316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02"/>
    <w:pPr>
      <w:spacing w:after="0" w:line="240" w:lineRule="auto"/>
      <w:jc w:val="both"/>
    </w:pPr>
    <w:rPr>
      <w:rFonts w:ascii="Arial Unicode MS" w:eastAsia="Arial Unicode MS" w:hAnsi="Arial Unicode MS" w:cs="Arial Unicode MS"/>
      <w:sz w:val="18"/>
    </w:rPr>
  </w:style>
  <w:style w:type="paragraph" w:styleId="Heading1">
    <w:name w:val="heading 1"/>
    <w:basedOn w:val="Normal"/>
    <w:next w:val="Normal"/>
    <w:link w:val="Heading1Char"/>
    <w:uiPriority w:val="9"/>
    <w:qFormat/>
    <w:rsid w:val="00F27104"/>
    <w:pPr>
      <w:keepNext/>
      <w:keepLines/>
      <w:numPr>
        <w:numId w:val="23"/>
      </w:numPr>
      <w:spacing w:before="480"/>
      <w:outlineLvl w:val="0"/>
    </w:pPr>
    <w:rPr>
      <w:b/>
      <w:bCs/>
      <w:caps/>
      <w:sz w:val="24"/>
      <w:szCs w:val="28"/>
    </w:rPr>
  </w:style>
  <w:style w:type="paragraph" w:styleId="Heading2">
    <w:name w:val="heading 2"/>
    <w:basedOn w:val="Heading1"/>
    <w:next w:val="Normal"/>
    <w:link w:val="Heading2Char"/>
    <w:uiPriority w:val="9"/>
    <w:unhideWhenUsed/>
    <w:qFormat/>
    <w:rsid w:val="00F16B4D"/>
    <w:pPr>
      <w:numPr>
        <w:ilvl w:val="1"/>
      </w:numPr>
      <w:spacing w:before="100" w:beforeAutospacing="1"/>
      <w:ind w:left="426" w:hanging="426"/>
      <w:outlineLvl w:val="1"/>
    </w:pPr>
    <w:rPr>
      <w:bCs w:val="0"/>
      <w:caps w:val="0"/>
      <w:sz w:val="22"/>
      <w:szCs w:val="22"/>
    </w:rPr>
  </w:style>
  <w:style w:type="paragraph" w:styleId="Heading3">
    <w:name w:val="heading 3"/>
    <w:basedOn w:val="Heading2"/>
    <w:next w:val="Normal"/>
    <w:link w:val="Heading3Char"/>
    <w:uiPriority w:val="9"/>
    <w:unhideWhenUsed/>
    <w:qFormat/>
    <w:rsid w:val="00F16B4D"/>
    <w:pPr>
      <w:numPr>
        <w:ilvl w:val="2"/>
      </w:numPr>
      <w:ind w:left="567"/>
      <w:outlineLvl w:val="2"/>
    </w:pPr>
  </w:style>
  <w:style w:type="paragraph" w:styleId="Heading4">
    <w:name w:val="heading 4"/>
    <w:basedOn w:val="Normal"/>
    <w:next w:val="Normal"/>
    <w:link w:val="Heading4Char"/>
    <w:uiPriority w:val="9"/>
    <w:unhideWhenUsed/>
    <w:qFormat/>
    <w:rsid w:val="00517939"/>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2C80"/>
    <w:rPr>
      <w:rFonts w:ascii="Tahoma" w:hAnsi="Tahoma" w:cs="Tahoma"/>
      <w:sz w:val="16"/>
      <w:szCs w:val="16"/>
    </w:rPr>
  </w:style>
  <w:style w:type="character" w:customStyle="1" w:styleId="BalloonTextChar">
    <w:name w:val="Balloon Text Char"/>
    <w:basedOn w:val="DefaultParagraphFont"/>
    <w:link w:val="BalloonText"/>
    <w:uiPriority w:val="99"/>
    <w:semiHidden/>
    <w:rsid w:val="007F2C80"/>
    <w:rPr>
      <w:rFonts w:ascii="Tahoma" w:hAnsi="Tahoma" w:cs="Tahoma"/>
      <w:sz w:val="16"/>
      <w:szCs w:val="16"/>
    </w:rPr>
  </w:style>
  <w:style w:type="paragraph" w:styleId="Header">
    <w:name w:val="header"/>
    <w:basedOn w:val="Normal"/>
    <w:link w:val="HeaderChar"/>
    <w:uiPriority w:val="99"/>
    <w:unhideWhenUsed/>
    <w:rsid w:val="007F2C80"/>
    <w:pPr>
      <w:tabs>
        <w:tab w:val="center" w:pos="4680"/>
        <w:tab w:val="right" w:pos="9360"/>
      </w:tabs>
    </w:pPr>
  </w:style>
  <w:style w:type="character" w:customStyle="1" w:styleId="HeaderChar">
    <w:name w:val="Header Char"/>
    <w:basedOn w:val="DefaultParagraphFont"/>
    <w:link w:val="Header"/>
    <w:uiPriority w:val="99"/>
    <w:rsid w:val="007F2C80"/>
  </w:style>
  <w:style w:type="paragraph" w:styleId="Footer">
    <w:name w:val="footer"/>
    <w:basedOn w:val="Normal"/>
    <w:link w:val="FooterChar"/>
    <w:uiPriority w:val="99"/>
    <w:unhideWhenUsed/>
    <w:rsid w:val="007F2C80"/>
    <w:pPr>
      <w:tabs>
        <w:tab w:val="center" w:pos="4680"/>
        <w:tab w:val="right" w:pos="9360"/>
      </w:tabs>
    </w:pPr>
  </w:style>
  <w:style w:type="character" w:customStyle="1" w:styleId="FooterChar">
    <w:name w:val="Footer Char"/>
    <w:basedOn w:val="DefaultParagraphFont"/>
    <w:link w:val="Footer"/>
    <w:uiPriority w:val="99"/>
    <w:rsid w:val="007F2C80"/>
  </w:style>
  <w:style w:type="paragraph" w:styleId="Title">
    <w:name w:val="Title"/>
    <w:basedOn w:val="Normal"/>
    <w:next w:val="Normal"/>
    <w:link w:val="TitleChar"/>
    <w:uiPriority w:val="10"/>
    <w:qFormat/>
    <w:rsid w:val="00967652"/>
    <w:pPr>
      <w:spacing w:after="300"/>
      <w:contextualSpacing/>
    </w:pPr>
    <w:rPr>
      <w:rFonts w:ascii="Times New Roman" w:eastAsiaTheme="majorEastAsia" w:hAnsi="Times New Roman" w:cstheme="majorBidi"/>
      <w:spacing w:val="5"/>
      <w:kern w:val="28"/>
      <w:sz w:val="52"/>
      <w:szCs w:val="52"/>
    </w:rPr>
  </w:style>
  <w:style w:type="character" w:customStyle="1" w:styleId="TitleChar">
    <w:name w:val="Title Char"/>
    <w:basedOn w:val="DefaultParagraphFont"/>
    <w:link w:val="Title"/>
    <w:uiPriority w:val="10"/>
    <w:rsid w:val="00967652"/>
    <w:rPr>
      <w:rFonts w:ascii="Times New Roman" w:eastAsiaTheme="majorEastAsia" w:hAnsi="Times New Roman" w:cstheme="majorBidi"/>
      <w:spacing w:val="5"/>
      <w:kern w:val="28"/>
      <w:sz w:val="52"/>
      <w:szCs w:val="52"/>
    </w:rPr>
  </w:style>
  <w:style w:type="character" w:customStyle="1" w:styleId="st">
    <w:name w:val="st"/>
    <w:basedOn w:val="DefaultParagraphFont"/>
    <w:rsid w:val="00967652"/>
  </w:style>
  <w:style w:type="character" w:customStyle="1" w:styleId="Heading1Char">
    <w:name w:val="Heading 1 Char"/>
    <w:basedOn w:val="DefaultParagraphFont"/>
    <w:link w:val="Heading1"/>
    <w:uiPriority w:val="9"/>
    <w:rsid w:val="00F27104"/>
    <w:rPr>
      <w:rFonts w:ascii="Arial Unicode MS" w:eastAsia="Arial Unicode MS" w:hAnsi="Arial Unicode MS" w:cs="Arial Unicode MS"/>
      <w:b/>
      <w:bCs/>
      <w:caps/>
      <w:sz w:val="24"/>
      <w:szCs w:val="28"/>
    </w:rPr>
  </w:style>
  <w:style w:type="paragraph" w:styleId="TOCHeading">
    <w:name w:val="TOC Heading"/>
    <w:basedOn w:val="Heading1"/>
    <w:next w:val="Normal"/>
    <w:uiPriority w:val="39"/>
    <w:unhideWhenUsed/>
    <w:qFormat/>
    <w:rsid w:val="003C59EB"/>
    <w:pPr>
      <w:outlineLvl w:val="9"/>
    </w:pPr>
    <w:rPr>
      <w:rFonts w:cs="Arial"/>
      <w:caps w:val="0"/>
      <w:sz w:val="28"/>
      <w:lang w:eastAsia="en-US"/>
    </w:rPr>
  </w:style>
  <w:style w:type="paragraph" w:styleId="TOC1">
    <w:name w:val="toc 1"/>
    <w:basedOn w:val="Normal"/>
    <w:next w:val="Normal"/>
    <w:autoRedefine/>
    <w:uiPriority w:val="39"/>
    <w:unhideWhenUsed/>
    <w:rsid w:val="006942EB"/>
    <w:pPr>
      <w:spacing w:after="100"/>
    </w:pPr>
  </w:style>
  <w:style w:type="character" w:styleId="Hyperlink">
    <w:name w:val="Hyperlink"/>
    <w:basedOn w:val="DefaultParagraphFont"/>
    <w:uiPriority w:val="99"/>
    <w:unhideWhenUsed/>
    <w:rsid w:val="006942EB"/>
    <w:rPr>
      <w:color w:val="0000FF" w:themeColor="hyperlink"/>
      <w:u w:val="single"/>
    </w:rPr>
  </w:style>
  <w:style w:type="paragraph" w:styleId="ListParagraph">
    <w:name w:val="List Paragraph"/>
    <w:basedOn w:val="Normal"/>
    <w:uiPriority w:val="34"/>
    <w:qFormat/>
    <w:rsid w:val="006942EB"/>
    <w:pPr>
      <w:ind w:left="720"/>
      <w:contextualSpacing/>
    </w:pPr>
  </w:style>
  <w:style w:type="character" w:customStyle="1" w:styleId="Heading2Char">
    <w:name w:val="Heading 2 Char"/>
    <w:basedOn w:val="DefaultParagraphFont"/>
    <w:link w:val="Heading2"/>
    <w:uiPriority w:val="9"/>
    <w:rsid w:val="00F16B4D"/>
    <w:rPr>
      <w:rFonts w:ascii="Arial Unicode MS" w:eastAsia="Arial Unicode MS" w:hAnsi="Arial Unicode MS" w:cs="Arial Unicode MS"/>
      <w:b/>
    </w:rPr>
  </w:style>
  <w:style w:type="character" w:customStyle="1" w:styleId="Heading3Char">
    <w:name w:val="Heading 3 Char"/>
    <w:basedOn w:val="DefaultParagraphFont"/>
    <w:link w:val="Heading3"/>
    <w:uiPriority w:val="9"/>
    <w:rsid w:val="00F16B4D"/>
    <w:rPr>
      <w:rFonts w:ascii="Arial Unicode MS" w:eastAsia="Arial Unicode MS" w:hAnsi="Arial Unicode MS" w:cs="Arial Unicode MS"/>
      <w:b/>
    </w:rPr>
  </w:style>
  <w:style w:type="paragraph" w:styleId="TOC2">
    <w:name w:val="toc 2"/>
    <w:basedOn w:val="Normal"/>
    <w:next w:val="Normal"/>
    <w:autoRedefine/>
    <w:uiPriority w:val="39"/>
    <w:unhideWhenUsed/>
    <w:rsid w:val="005F7CB9"/>
    <w:pPr>
      <w:spacing w:after="100"/>
      <w:ind w:left="180"/>
    </w:pPr>
  </w:style>
  <w:style w:type="paragraph" w:styleId="FootnoteText">
    <w:name w:val="footnote text"/>
    <w:basedOn w:val="Normal"/>
    <w:link w:val="FootnoteTextChar"/>
    <w:uiPriority w:val="99"/>
    <w:semiHidden/>
    <w:unhideWhenUsed/>
    <w:rsid w:val="00417647"/>
    <w:rPr>
      <w:sz w:val="20"/>
      <w:szCs w:val="20"/>
    </w:rPr>
  </w:style>
  <w:style w:type="character" w:customStyle="1" w:styleId="FootnoteTextChar">
    <w:name w:val="Footnote Text Char"/>
    <w:basedOn w:val="DefaultParagraphFont"/>
    <w:link w:val="FootnoteText"/>
    <w:uiPriority w:val="99"/>
    <w:semiHidden/>
    <w:rsid w:val="00417647"/>
    <w:rPr>
      <w:rFonts w:ascii="Arial" w:hAnsi="Arial"/>
      <w:sz w:val="20"/>
      <w:szCs w:val="20"/>
    </w:rPr>
  </w:style>
  <w:style w:type="character" w:styleId="FootnoteReference">
    <w:name w:val="footnote reference"/>
    <w:basedOn w:val="DefaultParagraphFont"/>
    <w:uiPriority w:val="99"/>
    <w:semiHidden/>
    <w:unhideWhenUsed/>
    <w:rsid w:val="00417647"/>
    <w:rPr>
      <w:vertAlign w:val="superscript"/>
    </w:rPr>
  </w:style>
  <w:style w:type="table" w:styleId="TableGrid">
    <w:name w:val="Table Grid"/>
    <w:basedOn w:val="TableNormal"/>
    <w:uiPriority w:val="59"/>
    <w:rsid w:val="00283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3707"/>
    <w:pPr>
      <w:widowControl w:val="0"/>
      <w:autoSpaceDE w:val="0"/>
      <w:autoSpaceDN w:val="0"/>
      <w:adjustRightInd w:val="0"/>
      <w:spacing w:after="0" w:line="240" w:lineRule="auto"/>
    </w:pPr>
    <w:rPr>
      <w:rFonts w:ascii="Times New Roman" w:eastAsia="PMingLiU" w:hAnsi="Times New Roman" w:cs="Times New Roman"/>
      <w:color w:val="000000"/>
      <w:sz w:val="24"/>
      <w:szCs w:val="24"/>
    </w:rPr>
  </w:style>
  <w:style w:type="table" w:customStyle="1" w:styleId="1-11">
    <w:name w:val="暗色網底 1 - 輔色 11"/>
    <w:basedOn w:val="TableNormal"/>
    <w:uiPriority w:val="63"/>
    <w:rsid w:val="007E19D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0D7434"/>
    <w:pPr>
      <w:widowControl w:val="0"/>
      <w:autoSpaceDE w:val="0"/>
      <w:autoSpaceDN w:val="0"/>
      <w:adjustRightInd w:val="0"/>
      <w:jc w:val="left"/>
    </w:pPr>
    <w:rPr>
      <w:rFonts w:ascii="Times New Roman" w:hAnsi="Times New Roman" w:cs="Times New Roman"/>
      <w:sz w:val="24"/>
      <w:szCs w:val="24"/>
    </w:rPr>
  </w:style>
  <w:style w:type="table" w:customStyle="1" w:styleId="-11">
    <w:name w:val="淺色清單 - 輔色 11"/>
    <w:basedOn w:val="TableNormal"/>
    <w:uiPriority w:val="61"/>
    <w:rsid w:val="002B24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3C77DA"/>
    <w:pPr>
      <w:ind w:leftChars="400" w:left="960"/>
    </w:pPr>
  </w:style>
  <w:style w:type="character" w:customStyle="1" w:styleId="Heading4Char">
    <w:name w:val="Heading 4 Char"/>
    <w:basedOn w:val="DefaultParagraphFont"/>
    <w:link w:val="Heading4"/>
    <w:uiPriority w:val="9"/>
    <w:rsid w:val="00517939"/>
    <w:rPr>
      <w:rFonts w:asciiTheme="majorHAnsi" w:eastAsiaTheme="majorEastAsia" w:hAnsiTheme="majorHAnsi" w:cstheme="majorBidi"/>
      <w:sz w:val="36"/>
      <w:szCs w:val="36"/>
    </w:rPr>
  </w:style>
  <w:style w:type="table" w:styleId="MediumShading1">
    <w:name w:val="Medium Shading 1"/>
    <w:basedOn w:val="TableNormal"/>
    <w:uiPriority w:val="63"/>
    <w:rsid w:val="00830C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830C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830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4A676B"/>
    <w:pPr>
      <w:spacing w:before="100" w:beforeAutospacing="1" w:after="100" w:afterAutospacing="1"/>
      <w:jc w:val="left"/>
    </w:pPr>
    <w:rPr>
      <w:rFonts w:ascii="PMingLiU" w:eastAsia="PMingLiU" w:hAnsi="PMingLiU" w:cs="PMingLiU"/>
      <w:sz w:val="24"/>
      <w:szCs w:val="24"/>
    </w:rPr>
  </w:style>
  <w:style w:type="character" w:customStyle="1" w:styleId="apple-converted-space">
    <w:name w:val="apple-converted-space"/>
    <w:basedOn w:val="DefaultParagraphFont"/>
    <w:rsid w:val="0043643C"/>
  </w:style>
  <w:style w:type="paragraph" w:styleId="Subtitle">
    <w:name w:val="Subtitle"/>
    <w:basedOn w:val="Normal"/>
    <w:next w:val="Normal"/>
    <w:link w:val="SubtitleChar"/>
    <w:uiPriority w:val="11"/>
    <w:qFormat/>
    <w:rsid w:val="00364B08"/>
    <w:pPr>
      <w:spacing w:after="60"/>
      <w:jc w:val="left"/>
      <w:outlineLvl w:val="1"/>
    </w:pPr>
    <w:rPr>
      <w:rFonts w:asciiTheme="majorHAnsi" w:eastAsia="PMingLiU" w:hAnsiTheme="majorHAnsi" w:cstheme="majorBidi"/>
      <w:b/>
      <w:i/>
      <w:iCs/>
      <w:sz w:val="24"/>
      <w:szCs w:val="24"/>
    </w:rPr>
  </w:style>
  <w:style w:type="character" w:customStyle="1" w:styleId="SubtitleChar">
    <w:name w:val="Subtitle Char"/>
    <w:basedOn w:val="DefaultParagraphFont"/>
    <w:link w:val="Subtitle"/>
    <w:uiPriority w:val="11"/>
    <w:rsid w:val="00364B08"/>
    <w:rPr>
      <w:rFonts w:asciiTheme="majorHAnsi" w:eastAsia="PMingLiU" w:hAnsiTheme="majorHAnsi" w:cstheme="majorBidi"/>
      <w:b/>
      <w:i/>
      <w:iCs/>
      <w:sz w:val="24"/>
      <w:szCs w:val="24"/>
    </w:rPr>
  </w:style>
  <w:style w:type="character" w:styleId="Strong">
    <w:name w:val="Strong"/>
    <w:basedOn w:val="DefaultParagraphFont"/>
    <w:uiPriority w:val="22"/>
    <w:qFormat/>
    <w:rsid w:val="006B27C2"/>
    <w:rPr>
      <w:b/>
      <w:bCs/>
    </w:rPr>
  </w:style>
  <w:style w:type="character" w:styleId="Emphasis">
    <w:name w:val="Emphasis"/>
    <w:basedOn w:val="DefaultParagraphFont"/>
    <w:uiPriority w:val="20"/>
    <w:qFormat/>
    <w:rsid w:val="006B27C2"/>
    <w:rPr>
      <w:i/>
      <w:iCs/>
    </w:rPr>
  </w:style>
  <w:style w:type="paragraph" w:styleId="NoSpacing">
    <w:name w:val="No Spacing"/>
    <w:uiPriority w:val="1"/>
    <w:qFormat/>
    <w:rsid w:val="006B27C2"/>
    <w:pPr>
      <w:spacing w:after="0" w:line="240" w:lineRule="auto"/>
      <w:jc w:val="both"/>
    </w:pPr>
    <w:rPr>
      <w:rFonts w:ascii="Arial Unicode MS" w:eastAsia="Arial Unicode MS" w:hAnsi="Arial Unicode MS" w:cs="Arial Unicode MS"/>
      <w:sz w:val="18"/>
    </w:rPr>
  </w:style>
  <w:style w:type="character" w:styleId="CommentReference">
    <w:name w:val="annotation reference"/>
    <w:basedOn w:val="DefaultParagraphFont"/>
    <w:uiPriority w:val="99"/>
    <w:semiHidden/>
    <w:unhideWhenUsed/>
    <w:rsid w:val="00425353"/>
    <w:rPr>
      <w:sz w:val="18"/>
      <w:szCs w:val="18"/>
    </w:rPr>
  </w:style>
  <w:style w:type="paragraph" w:styleId="CommentText">
    <w:name w:val="annotation text"/>
    <w:basedOn w:val="Normal"/>
    <w:link w:val="CommentTextChar"/>
    <w:uiPriority w:val="99"/>
    <w:unhideWhenUsed/>
    <w:rsid w:val="00425353"/>
    <w:pPr>
      <w:jc w:val="left"/>
    </w:pPr>
  </w:style>
  <w:style w:type="character" w:customStyle="1" w:styleId="CommentTextChar">
    <w:name w:val="Comment Text Char"/>
    <w:basedOn w:val="DefaultParagraphFont"/>
    <w:link w:val="CommentText"/>
    <w:uiPriority w:val="99"/>
    <w:rsid w:val="00425353"/>
    <w:rPr>
      <w:rFonts w:ascii="Arial Unicode MS" w:eastAsia="Arial Unicode MS" w:hAnsi="Arial Unicode MS" w:cs="Arial Unicode MS"/>
      <w:sz w:val="18"/>
    </w:rPr>
  </w:style>
  <w:style w:type="paragraph" w:styleId="CommentSubject">
    <w:name w:val="annotation subject"/>
    <w:basedOn w:val="CommentText"/>
    <w:next w:val="CommentText"/>
    <w:link w:val="CommentSubjectChar"/>
    <w:uiPriority w:val="99"/>
    <w:semiHidden/>
    <w:unhideWhenUsed/>
    <w:rsid w:val="00425353"/>
    <w:rPr>
      <w:b/>
      <w:bCs/>
    </w:rPr>
  </w:style>
  <w:style w:type="character" w:customStyle="1" w:styleId="CommentSubjectChar">
    <w:name w:val="Comment Subject Char"/>
    <w:basedOn w:val="CommentTextChar"/>
    <w:link w:val="CommentSubject"/>
    <w:uiPriority w:val="99"/>
    <w:semiHidden/>
    <w:rsid w:val="00425353"/>
    <w:rPr>
      <w:rFonts w:ascii="Arial Unicode MS" w:eastAsia="Arial Unicode MS" w:hAnsi="Arial Unicode MS" w:cs="Arial Unicode MS"/>
      <w:b/>
      <w:bCs/>
      <w:sz w:val="18"/>
    </w:rPr>
  </w:style>
  <w:style w:type="paragraph" w:styleId="Caption">
    <w:name w:val="caption"/>
    <w:basedOn w:val="Normal"/>
    <w:next w:val="Normal"/>
    <w:uiPriority w:val="35"/>
    <w:unhideWhenUsed/>
    <w:qFormat/>
    <w:rsid w:val="00A8713F"/>
    <w:pPr>
      <w:spacing w:after="200" w:line="276" w:lineRule="auto"/>
    </w:pPr>
    <w:rPr>
      <w:rFonts w:ascii="Arial" w:eastAsia="PMingLiU"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7347">
      <w:bodyDiv w:val="1"/>
      <w:marLeft w:val="0"/>
      <w:marRight w:val="0"/>
      <w:marTop w:val="0"/>
      <w:marBottom w:val="0"/>
      <w:divBdr>
        <w:top w:val="none" w:sz="0" w:space="0" w:color="auto"/>
        <w:left w:val="none" w:sz="0" w:space="0" w:color="auto"/>
        <w:bottom w:val="none" w:sz="0" w:space="0" w:color="auto"/>
        <w:right w:val="none" w:sz="0" w:space="0" w:color="auto"/>
      </w:divBdr>
      <w:divsChild>
        <w:div w:id="1627541171">
          <w:marLeft w:val="547"/>
          <w:marRight w:val="0"/>
          <w:marTop w:val="144"/>
          <w:marBottom w:val="0"/>
          <w:divBdr>
            <w:top w:val="none" w:sz="0" w:space="0" w:color="auto"/>
            <w:left w:val="none" w:sz="0" w:space="0" w:color="auto"/>
            <w:bottom w:val="none" w:sz="0" w:space="0" w:color="auto"/>
            <w:right w:val="none" w:sz="0" w:space="0" w:color="auto"/>
          </w:divBdr>
        </w:div>
        <w:div w:id="78866563">
          <w:marLeft w:val="1166"/>
          <w:marRight w:val="0"/>
          <w:marTop w:val="125"/>
          <w:marBottom w:val="0"/>
          <w:divBdr>
            <w:top w:val="none" w:sz="0" w:space="0" w:color="auto"/>
            <w:left w:val="none" w:sz="0" w:space="0" w:color="auto"/>
            <w:bottom w:val="none" w:sz="0" w:space="0" w:color="auto"/>
            <w:right w:val="none" w:sz="0" w:space="0" w:color="auto"/>
          </w:divBdr>
        </w:div>
        <w:div w:id="992299679">
          <w:marLeft w:val="1166"/>
          <w:marRight w:val="0"/>
          <w:marTop w:val="125"/>
          <w:marBottom w:val="0"/>
          <w:divBdr>
            <w:top w:val="none" w:sz="0" w:space="0" w:color="auto"/>
            <w:left w:val="none" w:sz="0" w:space="0" w:color="auto"/>
            <w:bottom w:val="none" w:sz="0" w:space="0" w:color="auto"/>
            <w:right w:val="none" w:sz="0" w:space="0" w:color="auto"/>
          </w:divBdr>
        </w:div>
        <w:div w:id="169492812">
          <w:marLeft w:val="547"/>
          <w:marRight w:val="0"/>
          <w:marTop w:val="144"/>
          <w:marBottom w:val="0"/>
          <w:divBdr>
            <w:top w:val="none" w:sz="0" w:space="0" w:color="auto"/>
            <w:left w:val="none" w:sz="0" w:space="0" w:color="auto"/>
            <w:bottom w:val="none" w:sz="0" w:space="0" w:color="auto"/>
            <w:right w:val="none" w:sz="0" w:space="0" w:color="auto"/>
          </w:divBdr>
        </w:div>
        <w:div w:id="1681855843">
          <w:marLeft w:val="1166"/>
          <w:marRight w:val="0"/>
          <w:marTop w:val="125"/>
          <w:marBottom w:val="0"/>
          <w:divBdr>
            <w:top w:val="none" w:sz="0" w:space="0" w:color="auto"/>
            <w:left w:val="none" w:sz="0" w:space="0" w:color="auto"/>
            <w:bottom w:val="none" w:sz="0" w:space="0" w:color="auto"/>
            <w:right w:val="none" w:sz="0" w:space="0" w:color="auto"/>
          </w:divBdr>
        </w:div>
        <w:div w:id="2040205300">
          <w:marLeft w:val="1166"/>
          <w:marRight w:val="0"/>
          <w:marTop w:val="125"/>
          <w:marBottom w:val="0"/>
          <w:divBdr>
            <w:top w:val="none" w:sz="0" w:space="0" w:color="auto"/>
            <w:left w:val="none" w:sz="0" w:space="0" w:color="auto"/>
            <w:bottom w:val="none" w:sz="0" w:space="0" w:color="auto"/>
            <w:right w:val="none" w:sz="0" w:space="0" w:color="auto"/>
          </w:divBdr>
        </w:div>
        <w:div w:id="371661487">
          <w:marLeft w:val="1166"/>
          <w:marRight w:val="0"/>
          <w:marTop w:val="125"/>
          <w:marBottom w:val="0"/>
          <w:divBdr>
            <w:top w:val="none" w:sz="0" w:space="0" w:color="auto"/>
            <w:left w:val="none" w:sz="0" w:space="0" w:color="auto"/>
            <w:bottom w:val="none" w:sz="0" w:space="0" w:color="auto"/>
            <w:right w:val="none" w:sz="0" w:space="0" w:color="auto"/>
          </w:divBdr>
        </w:div>
        <w:div w:id="451558795">
          <w:marLeft w:val="547"/>
          <w:marRight w:val="0"/>
          <w:marTop w:val="144"/>
          <w:marBottom w:val="0"/>
          <w:divBdr>
            <w:top w:val="none" w:sz="0" w:space="0" w:color="auto"/>
            <w:left w:val="none" w:sz="0" w:space="0" w:color="auto"/>
            <w:bottom w:val="none" w:sz="0" w:space="0" w:color="auto"/>
            <w:right w:val="none" w:sz="0" w:space="0" w:color="auto"/>
          </w:divBdr>
        </w:div>
        <w:div w:id="671762108">
          <w:marLeft w:val="1166"/>
          <w:marRight w:val="0"/>
          <w:marTop w:val="125"/>
          <w:marBottom w:val="0"/>
          <w:divBdr>
            <w:top w:val="none" w:sz="0" w:space="0" w:color="auto"/>
            <w:left w:val="none" w:sz="0" w:space="0" w:color="auto"/>
            <w:bottom w:val="none" w:sz="0" w:space="0" w:color="auto"/>
            <w:right w:val="none" w:sz="0" w:space="0" w:color="auto"/>
          </w:divBdr>
        </w:div>
        <w:div w:id="757794550">
          <w:marLeft w:val="1166"/>
          <w:marRight w:val="0"/>
          <w:marTop w:val="125"/>
          <w:marBottom w:val="0"/>
          <w:divBdr>
            <w:top w:val="none" w:sz="0" w:space="0" w:color="auto"/>
            <w:left w:val="none" w:sz="0" w:space="0" w:color="auto"/>
            <w:bottom w:val="none" w:sz="0" w:space="0" w:color="auto"/>
            <w:right w:val="none" w:sz="0" w:space="0" w:color="auto"/>
          </w:divBdr>
        </w:div>
      </w:divsChild>
    </w:div>
    <w:div w:id="227376550">
      <w:bodyDiv w:val="1"/>
      <w:marLeft w:val="0"/>
      <w:marRight w:val="0"/>
      <w:marTop w:val="0"/>
      <w:marBottom w:val="0"/>
      <w:divBdr>
        <w:top w:val="none" w:sz="0" w:space="0" w:color="auto"/>
        <w:left w:val="none" w:sz="0" w:space="0" w:color="auto"/>
        <w:bottom w:val="none" w:sz="0" w:space="0" w:color="auto"/>
        <w:right w:val="none" w:sz="0" w:space="0" w:color="auto"/>
      </w:divBdr>
    </w:div>
    <w:div w:id="257179170">
      <w:bodyDiv w:val="1"/>
      <w:marLeft w:val="0"/>
      <w:marRight w:val="0"/>
      <w:marTop w:val="0"/>
      <w:marBottom w:val="0"/>
      <w:divBdr>
        <w:top w:val="none" w:sz="0" w:space="0" w:color="auto"/>
        <w:left w:val="none" w:sz="0" w:space="0" w:color="auto"/>
        <w:bottom w:val="none" w:sz="0" w:space="0" w:color="auto"/>
        <w:right w:val="none" w:sz="0" w:space="0" w:color="auto"/>
      </w:divBdr>
      <w:divsChild>
        <w:div w:id="506677331">
          <w:marLeft w:val="547"/>
          <w:marRight w:val="0"/>
          <w:marTop w:val="154"/>
          <w:marBottom w:val="0"/>
          <w:divBdr>
            <w:top w:val="none" w:sz="0" w:space="0" w:color="auto"/>
            <w:left w:val="none" w:sz="0" w:space="0" w:color="auto"/>
            <w:bottom w:val="none" w:sz="0" w:space="0" w:color="auto"/>
            <w:right w:val="none" w:sz="0" w:space="0" w:color="auto"/>
          </w:divBdr>
        </w:div>
        <w:div w:id="284042911">
          <w:marLeft w:val="1166"/>
          <w:marRight w:val="0"/>
          <w:marTop w:val="134"/>
          <w:marBottom w:val="0"/>
          <w:divBdr>
            <w:top w:val="none" w:sz="0" w:space="0" w:color="auto"/>
            <w:left w:val="none" w:sz="0" w:space="0" w:color="auto"/>
            <w:bottom w:val="none" w:sz="0" w:space="0" w:color="auto"/>
            <w:right w:val="none" w:sz="0" w:space="0" w:color="auto"/>
          </w:divBdr>
        </w:div>
        <w:div w:id="571818720">
          <w:marLeft w:val="547"/>
          <w:marRight w:val="0"/>
          <w:marTop w:val="154"/>
          <w:marBottom w:val="0"/>
          <w:divBdr>
            <w:top w:val="none" w:sz="0" w:space="0" w:color="auto"/>
            <w:left w:val="none" w:sz="0" w:space="0" w:color="auto"/>
            <w:bottom w:val="none" w:sz="0" w:space="0" w:color="auto"/>
            <w:right w:val="none" w:sz="0" w:space="0" w:color="auto"/>
          </w:divBdr>
        </w:div>
        <w:div w:id="1606886426">
          <w:marLeft w:val="1166"/>
          <w:marRight w:val="0"/>
          <w:marTop w:val="134"/>
          <w:marBottom w:val="0"/>
          <w:divBdr>
            <w:top w:val="none" w:sz="0" w:space="0" w:color="auto"/>
            <w:left w:val="none" w:sz="0" w:space="0" w:color="auto"/>
            <w:bottom w:val="none" w:sz="0" w:space="0" w:color="auto"/>
            <w:right w:val="none" w:sz="0" w:space="0" w:color="auto"/>
          </w:divBdr>
        </w:div>
        <w:div w:id="81618622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verageRating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95332BFB9D24A9761F7B1F5BD15F3" ma:contentTypeVersion="2" ma:contentTypeDescription="Create a new document." ma:contentTypeScope="" ma:versionID="38fbd37ed68d0bb5a0f805a16f59ed69">
  <xsd:schema xmlns:xsd="http://www.w3.org/2001/XMLSchema" xmlns:xs="http://www.w3.org/2001/XMLSchema" xmlns:p="http://schemas.microsoft.com/office/2006/metadata/properties" xmlns:ns1="http://schemas.microsoft.com/sharepoint/v3" targetNamespace="http://schemas.microsoft.com/office/2006/metadata/properties" ma:root="true" ma:fieldsID="4ec81109b1d640e5854dd17e82b37f3d" ns1:_="">
    <xsd:import namespace="http://schemas.microsoft.com/sharepoint/v3"/>
    <xsd:element name="properties">
      <xsd:complexType>
        <xsd:sequence>
          <xsd:element name="documentManagement">
            <xsd:complexType>
              <xsd:all>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8" nillable="true" ma:displayName="Rating (0-5)" ma:decimals="2" ma:description="Average value of all the ratings that have been submitted" ma:indexed="true" ma:internalName="AverageRating" ma:readOnly="true">
      <xsd:simpleType>
        <xsd:restriction base="dms:Number"/>
      </xsd:simpleType>
    </xsd:element>
    <xsd:element name="RatingCount" ma:index="9" nillable="true" ma:displayName="Number of Ratings" ma:decimals="0" ma:description="Number of ratings submitted" ma:internalName="RatingCount" ma:readOnly="tru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893519-A3CE-489D-AD13-7EEB09303628}">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29719C6-FB3E-4E41-A73D-D830488653E5}">
  <ds:schemaRefs>
    <ds:schemaRef ds:uri="http://schemas.microsoft.com/sharepoint/v3/contenttype/forms"/>
  </ds:schemaRefs>
</ds:datastoreItem>
</file>

<file path=customXml/itemProps3.xml><?xml version="1.0" encoding="utf-8"?>
<ds:datastoreItem xmlns:ds="http://schemas.openxmlformats.org/officeDocument/2006/customXml" ds:itemID="{0BE6D0F6-0108-4BE5-8AAA-410362E859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490999-7E90-4CDA-BF67-0C7CF65C1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Mihs</dc:creator>
  <cp:lastModifiedBy>C15446</cp:lastModifiedBy>
  <cp:revision>5</cp:revision>
  <dcterms:created xsi:type="dcterms:W3CDTF">2015-04-30T03:10:00Z</dcterms:created>
  <dcterms:modified xsi:type="dcterms:W3CDTF">2015-10-20T17:34:00Z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0x01010018295332BFB9D24A9761F7B1F5BD15F3</vt:lpwstr>
  </property>
</Properties>
</file>